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B0B6A" w14:textId="716CBDB8" w:rsidR="00E02CB5" w:rsidRPr="006933C3" w:rsidRDefault="00EA5894" w:rsidP="0001471C">
      <w:bookmarkStart w:id="0" w:name="_Toc320173107"/>
      <w:bookmarkStart w:id="1" w:name="_Toc320173277"/>
      <w:bookmarkStart w:id="2" w:name="_Toc320173476"/>
      <w:bookmarkStart w:id="3" w:name="_Toc320183472"/>
      <w:bookmarkStart w:id="4" w:name="_Toc320625868"/>
      <w:bookmarkStart w:id="5" w:name="_Toc320784940"/>
      <w:bookmarkStart w:id="6" w:name="_Toc320789618"/>
      <w:bookmarkStart w:id="7" w:name="_Toc326053487"/>
      <w:bookmarkStart w:id="8" w:name="_Toc335298101"/>
      <w:commentRangeStart w:id="9"/>
      <w:commentRangeEnd w:id="9"/>
      <w:r>
        <w:rPr>
          <w:rStyle w:val="CommentReference"/>
          <w:rFonts w:ascii="Times" w:eastAsia="Times" w:hAnsi="Times"/>
          <w:lang w:eastAsia="nl-NL"/>
        </w:rPr>
        <w:commentReference w:id="9"/>
      </w:r>
      <w:r w:rsidR="00E02CB5" w:rsidRPr="006933C3">
        <w:rPr>
          <w:noProof/>
        </w:rPr>
        <mc:AlternateContent>
          <mc:Choice Requires="wps">
            <w:drawing>
              <wp:anchor distT="0" distB="0" distL="114300" distR="114300" simplePos="0" relativeHeight="251658242" behindDoc="0" locked="0" layoutInCell="1" allowOverlap="1" wp14:anchorId="7BADE29A" wp14:editId="73B72B42">
                <wp:simplePos x="0" y="0"/>
                <wp:positionH relativeFrom="page">
                  <wp:posOffset>791845</wp:posOffset>
                </wp:positionH>
                <wp:positionV relativeFrom="page">
                  <wp:posOffset>7056755</wp:posOffset>
                </wp:positionV>
                <wp:extent cx="5976000" cy="0"/>
                <wp:effectExtent l="0" t="0" r="0" b="0"/>
                <wp:wrapNone/>
                <wp:docPr id="33" name="Rechte verbindingslijn 3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5976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w:pict w14:anchorId="58ACBAD7">
              <v:line id="Rechte verbindingslijn 33" style="position:absolute;z-index:25165824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alt="&quot;&quot;" o:spid="_x0000_s1026" strokecolor="black [3213]" strokeweight="1.5pt" from="62.35pt,555.65pt" to="532.9pt,555.65pt" w14:anchorId="5252B41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">
                <w10:wrap anchorx="page" anchory="page"/>
              </v:line>
            </w:pict>
          </mc:Fallback>
        </mc:AlternateContent>
      </w:r>
    </w:p>
    <w:p w14:paraId="30A19BE1" w14:textId="7E1F820C" w:rsidR="00E02CB5" w:rsidRPr="006933C3" w:rsidRDefault="00BF0A30" w:rsidP="0001471C">
      <w:r w:rsidRPr="006933C3">
        <w:rPr>
          <w:noProof/>
        </w:rPr>
        <mc:AlternateContent>
          <mc:Choice Requires="wps">
            <w:drawing>
              <wp:anchor distT="0" distB="0" distL="114300" distR="114300" simplePos="0" relativeHeight="251658250" behindDoc="0" locked="0" layoutInCell="1" allowOverlap="1" wp14:anchorId="46E696FC" wp14:editId="7382B529">
                <wp:simplePos x="0" y="0"/>
                <wp:positionH relativeFrom="page">
                  <wp:posOffset>972185</wp:posOffset>
                </wp:positionH>
                <wp:positionV relativeFrom="paragraph">
                  <wp:posOffset>3868316</wp:posOffset>
                </wp:positionV>
                <wp:extent cx="5796000" cy="1144800"/>
                <wp:effectExtent l="0" t="0" r="0" b="0"/>
                <wp:wrapNone/>
                <wp:docPr id="30" name="Tekstvak 3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796000" cy="1144800"/>
                        </a:xfrm>
                        <a:prstGeom prst="rect">
                          <a:avLst/>
                        </a:prstGeom>
                        <a:solidFill>
                          <a:schemeClr val="lt1"/>
                        </a:solidFill>
                        <a:ln w="6350">
                          <a:noFill/>
                        </a:ln>
                      </wps:spPr>
                      <wps:txbx>
                        <w:txbxContent>
                          <w:p w14:paraId="7154996A" w14:textId="23D9C4EE" w:rsidR="00996AA1" w:rsidRDefault="00BF0A30" w:rsidP="0001471C">
                            <w:pPr>
                              <w:pStyle w:val="Instituut"/>
                            </w:pPr>
                            <w:r>
                              <w:t>Wageningen Social and Economic Research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E696FC" id="_x0000_t202" coordsize="21600,21600" o:spt="202" path="m,l,21600r21600,l21600,xe">
                <v:stroke joinstyle="miter"/>
                <v:path gradientshapeok="t" o:connecttype="rect"/>
              </v:shapetype>
              <v:shape id="Tekstvak 30" o:spid="_x0000_s1026" type="#_x0000_t202" alt="&quot;&quot;" style="position:absolute;margin-left:76.55pt;margin-top:304.6pt;width:456.4pt;height:90.15pt;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" fillcolor="white [3201]" stroked="f" strokeweight=".5pt">
                <v:textbox inset="0,0,0,0">
                  <w:txbxContent>
                    <w:p w14:paraId="7154996A" w14:textId="23D9C4EE" w:rsidR="00996AA1" w:rsidRDefault="00BF0A30" w:rsidP="0001471C">
                      <w:pPr>
                        <w:pStyle w:val="Instituut"/>
                      </w:pPr>
                      <w:r>
                        <w:t>Wageningen Social and Economic Research</w:t>
                      </w:r>
                    </w:p>
                  </w:txbxContent>
                </v:textbox>
                <w10:wrap anchorx="page"/>
              </v:shape>
            </w:pict>
          </mc:Fallback>
        </mc:AlternateContent>
      </w:r>
      <w:r w:rsidRPr="006933C3">
        <w:rPr>
          <w:noProof/>
        </w:rPr>
        <mc:AlternateContent>
          <mc:Choice Requires="wps">
            <w:drawing>
              <wp:anchor distT="0" distB="0" distL="114300" distR="114300" simplePos="0" relativeHeight="251658249" behindDoc="0" locked="0" layoutInCell="1" allowOverlap="1" wp14:anchorId="5921CAD5" wp14:editId="75FA8477">
                <wp:simplePos x="0" y="0"/>
                <wp:positionH relativeFrom="page">
                  <wp:posOffset>968991</wp:posOffset>
                </wp:positionH>
                <wp:positionV relativeFrom="paragraph">
                  <wp:posOffset>3329503</wp:posOffset>
                </wp:positionV>
                <wp:extent cx="5795645" cy="627797"/>
                <wp:effectExtent l="0" t="0" r="0" b="1270"/>
                <wp:wrapNone/>
                <wp:docPr id="26" name="Tekstvak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795645" cy="627797"/>
                        </a:xfrm>
                        <a:prstGeom prst="rect">
                          <a:avLst/>
                        </a:prstGeom>
                        <a:solidFill>
                          <a:schemeClr val="lt1"/>
                        </a:solidFill>
                        <a:ln w="6350">
                          <a:noFill/>
                        </a:ln>
                      </wps:spPr>
                      <wps:txbx>
                        <w:txbxContent>
                          <w:sdt>
                            <w:sdtPr>
                              <w:id w:val="1606229459"/>
                            </w:sdtPr>
                            <w:sdtContent>
                              <w:p w14:paraId="49396B82" w14:textId="4537DDA2" w:rsidR="00996AA1" w:rsidRDefault="00BF0A30" w:rsidP="0001471C">
                                <w:pPr>
                                  <w:pStyle w:val="Auteurs"/>
                                </w:pPr>
                                <w:r>
                                  <w:t>Arnab Gupta</w:t>
                                </w:r>
                              </w:p>
                              <w:p w14:paraId="718F5DD2" w14:textId="0F852B40" w:rsidR="00BF0A30" w:rsidRDefault="00BF0A30" w:rsidP="0001471C">
                                <w:pPr>
                                  <w:pStyle w:val="Auteurs"/>
                                </w:pPr>
                                <w:r>
                                  <w:t>Nienke Beintema</w:t>
                                </w:r>
                              </w:p>
                              <w:p w14:paraId="597C745C" w14:textId="0F9588D9" w:rsidR="00BF0A30" w:rsidRDefault="00BF0A30" w:rsidP="0001471C">
                                <w:pPr>
                                  <w:pStyle w:val="Auteurs"/>
                                </w:pPr>
                                <w:r>
                                  <w:t>Carlo Cucchi</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1CAD5" id="Tekstvak 26" o:spid="_x0000_s1027" type="#_x0000_t202" alt="&quot;&quot;" style="position:absolute;margin-left:76.3pt;margin-top:262.15pt;width:456.35pt;height:49.45pt;z-index:25165824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" fillcolor="white [3201]" stroked="f" strokeweight=".5pt">
                <v:textbox inset="0,0,0,0">
                  <w:txbxContent>
                    <w:sdt>
                      <w:sdtPr>
                        <w:id w:val="1606229459"/>
                      </w:sdtPr>
                      <w:sdtContent>
                        <w:p w14:paraId="49396B82" w14:textId="4537DDA2" w:rsidR="00996AA1" w:rsidRDefault="00BF0A30" w:rsidP="0001471C">
                          <w:pPr>
                            <w:pStyle w:val="Auteurs"/>
                          </w:pPr>
                          <w:r>
                            <w:t>Arnab Gupta</w:t>
                          </w:r>
                        </w:p>
                        <w:p w14:paraId="718F5DD2" w14:textId="0F852B40" w:rsidR="00BF0A30" w:rsidRDefault="00BF0A30" w:rsidP="0001471C">
                          <w:pPr>
                            <w:pStyle w:val="Auteurs"/>
                          </w:pPr>
                          <w:r>
                            <w:t>Nienke Beintema</w:t>
                          </w:r>
                        </w:p>
                        <w:p w14:paraId="597C745C" w14:textId="0F9588D9" w:rsidR="00BF0A30" w:rsidRDefault="00BF0A30" w:rsidP="0001471C">
                          <w:pPr>
                            <w:pStyle w:val="Auteurs"/>
                          </w:pPr>
                          <w:r>
                            <w:t>Carlo Cucchi</w:t>
                          </w:r>
                        </w:p>
                      </w:sdtContent>
                    </w:sdt>
                  </w:txbxContent>
                </v:textbox>
                <w10:wrap anchorx="page"/>
              </v:shape>
            </w:pict>
          </mc:Fallback>
        </mc:AlternateContent>
      </w:r>
      <w:r w:rsidR="004D4D69" w:rsidRPr="006933C3">
        <w:rPr>
          <w:noProof/>
        </w:rPr>
        <mc:AlternateContent>
          <mc:Choice Requires="wps">
            <w:drawing>
              <wp:anchor distT="0" distB="0" distL="114300" distR="114300" simplePos="0" relativeHeight="251658254" behindDoc="1" locked="0" layoutInCell="1" allowOverlap="1" wp14:anchorId="6AB46311" wp14:editId="2549646F">
                <wp:simplePos x="0" y="0"/>
                <wp:positionH relativeFrom="page">
                  <wp:posOffset>821055</wp:posOffset>
                </wp:positionH>
                <wp:positionV relativeFrom="page">
                  <wp:posOffset>9334500</wp:posOffset>
                </wp:positionV>
                <wp:extent cx="5932800" cy="853200"/>
                <wp:effectExtent l="0" t="0" r="0" b="4445"/>
                <wp:wrapNone/>
                <wp:docPr id="54" name="Tekstvak 5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932800" cy="853200"/>
                        </a:xfrm>
                        <a:prstGeom prst="rect">
                          <a:avLst/>
                        </a:prstGeom>
                        <a:solidFill>
                          <a:schemeClr val="lt1"/>
                        </a:solidFill>
                        <a:ln w="6350">
                          <a:noFill/>
                        </a:ln>
                      </wps:spPr>
                      <wps:txbx>
                        <w:txbxContent>
                          <w:sdt>
                            <w:sdtPr>
                              <w:alias w:val="Kies een logo"/>
                              <w:tag w:val="Kies een logo"/>
                              <w:id w:val="677691619"/>
                              <w:docPartList>
                                <w:docPartGallery w:val="Quick Parts"/>
                              </w:docPartList>
                            </w:sdtPr>
                            <w:sdtContent>
                              <w:p w14:paraId="5BDF949C" w14:textId="77777777" w:rsidR="00967383" w:rsidRDefault="00967383" w:rsidP="0001471C">
                                <w:pPr>
                                  <w:pStyle w:val="Figuurstijl"/>
                                </w:pPr>
                                <w:r>
                                  <w:drawing>
                                    <wp:inline distT="0" distB="0" distL="0" distR="0" wp14:anchorId="41599A57" wp14:editId="2582D79F">
                                      <wp:extent cx="2617127" cy="791845"/>
                                      <wp:effectExtent l="0" t="0" r="0" b="8255"/>
                                      <wp:docPr id="57" name="Afbeelding 5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fbeelding 57">
                                                <a:extLst>
                                                  <a:ext uri="{C183D7F6-B498-43B3-948B-1728B52AA6E4}">
                                                    <adec:decorative xmlns:adec="http://schemas.microsoft.com/office/drawing/2017/decorative" val="1"/>
                                                  </a:ext>
                                                </a:extLst>
                                              </pic:cNvPr>
                                              <pic:cNvPicPr/>
                                            </pic:nvPicPr>
                                            <pic:blipFill rotWithShape="1">
                                              <a:blip r:embed="rId15" cstate="print">
                                                <a:extLst>
                                                  <a:ext uri="{28A0092B-C50C-407E-A947-70E740481C1C}">
                                                    <a14:useLocalDpi xmlns:a14="http://schemas.microsoft.com/office/drawing/2010/main" val="0"/>
                                                  </a:ext>
                                                </a:extLst>
                                              </a:blip>
                                              <a:srcRect l="2137"/>
                                              <a:stretch/>
                                            </pic:blipFill>
                                            <pic:spPr bwMode="auto">
                                              <a:xfrm>
                                                <a:off x="0" y="0"/>
                                                <a:ext cx="2617639" cy="792000"/>
                                              </a:xfrm>
                                              <a:prstGeom prst="rect">
                                                <a:avLst/>
                                              </a:prstGeom>
                                              <a:ln>
                                                <a:noFill/>
                                              </a:ln>
                                              <a:extLst>
                                                <a:ext uri="{53640926-AAD7-44D8-BBD7-CCE9431645EC}">
                                                  <a14:shadowObscured xmlns:a14="http://schemas.microsoft.com/office/drawing/2010/main"/>
                                                </a:ext>
                                              </a:extLst>
                                            </pic:spPr>
                                          </pic:pic>
                                        </a:graphicData>
                                      </a:graphic>
                                    </wp:inline>
                                  </w:drawing>
                                </w:r>
                              </w:p>
                            </w:sdtContent>
                          </w:sdt>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46311" id="Tekstvak 54" o:spid="_x0000_s1028" type="#_x0000_t202" alt="&quot;&quot;" style="position:absolute;margin-left:64.65pt;margin-top:735pt;width:467.15pt;height:67.2pt;z-index:-25165822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" fillcolor="white [3201]" stroked="f" strokeweight=".5pt">
                <v:textbox inset="0,0,0,0">
                  <w:txbxContent>
                    <w:sdt>
                      <w:sdtPr>
                        <w:alias w:val="Kies een logo"/>
                        <w:tag w:val="Kies een logo"/>
                        <w:id w:val="677691619"/>
                        <w:docPartList>
                          <w:docPartGallery w:val="Quick Parts"/>
                        </w:docPartList>
                      </w:sdtPr>
                      <w:sdtContent>
                        <w:p w14:paraId="5BDF949C" w14:textId="77777777" w:rsidR="00967383" w:rsidRDefault="00967383" w:rsidP="0001471C">
                          <w:pPr>
                            <w:pStyle w:val="Figuurstijl"/>
                          </w:pPr>
                          <w:r>
                            <w:drawing>
                              <wp:inline distT="0" distB="0" distL="0" distR="0" wp14:anchorId="41599A57" wp14:editId="2582D79F">
                                <wp:extent cx="2617127" cy="791845"/>
                                <wp:effectExtent l="0" t="0" r="0" b="8255"/>
                                <wp:docPr id="57" name="Afbeelding 5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fbeelding 57">
                                          <a:extLst>
                                            <a:ext uri="{C183D7F6-B498-43B3-948B-1728B52AA6E4}">
                                              <adec:decorative xmlns:adec="http://schemas.microsoft.com/office/drawing/2017/decorative" val="1"/>
                                            </a:ext>
                                          </a:extLst>
                                        </pic:cNvPr>
                                        <pic:cNvPicPr/>
                                      </pic:nvPicPr>
                                      <pic:blipFill rotWithShape="1">
                                        <a:blip r:embed="rId15" cstate="print">
                                          <a:extLst>
                                            <a:ext uri="{28A0092B-C50C-407E-A947-70E740481C1C}">
                                              <a14:useLocalDpi xmlns:a14="http://schemas.microsoft.com/office/drawing/2010/main" val="0"/>
                                            </a:ext>
                                          </a:extLst>
                                        </a:blip>
                                        <a:srcRect l="2137"/>
                                        <a:stretch/>
                                      </pic:blipFill>
                                      <pic:spPr bwMode="auto">
                                        <a:xfrm>
                                          <a:off x="0" y="0"/>
                                          <a:ext cx="2617639" cy="792000"/>
                                        </a:xfrm>
                                        <a:prstGeom prst="rect">
                                          <a:avLst/>
                                        </a:prstGeom>
                                        <a:ln>
                                          <a:noFill/>
                                        </a:ln>
                                        <a:extLst>
                                          <a:ext uri="{53640926-AAD7-44D8-BBD7-CCE9431645EC}">
                                            <a14:shadowObscured xmlns:a14="http://schemas.microsoft.com/office/drawing/2010/main"/>
                                          </a:ext>
                                        </a:extLst>
                                      </pic:spPr>
                                    </pic:pic>
                                  </a:graphicData>
                                </a:graphic>
                              </wp:inline>
                            </w:drawing>
                          </w:r>
                        </w:p>
                      </w:sdtContent>
                    </w:sdt>
                  </w:txbxContent>
                </v:textbox>
                <w10:wrap anchorx="page" anchory="page"/>
              </v:shape>
            </w:pict>
          </mc:Fallback>
        </mc:AlternateContent>
      </w:r>
      <w:r w:rsidR="001B78D1" w:rsidRPr="006933C3">
        <w:rPr>
          <w:noProof/>
        </w:rPr>
        <mc:AlternateContent>
          <mc:Choice Requires="wps">
            <w:drawing>
              <wp:anchor distT="0" distB="0" distL="114300" distR="114300" simplePos="0" relativeHeight="251658253" behindDoc="0" locked="0" layoutInCell="1" allowOverlap="1" wp14:anchorId="0B9EC753" wp14:editId="65517C30">
                <wp:simplePos x="0" y="0"/>
                <wp:positionH relativeFrom="margin">
                  <wp:align>right</wp:align>
                </wp:positionH>
                <wp:positionV relativeFrom="page">
                  <wp:posOffset>10189210</wp:posOffset>
                </wp:positionV>
                <wp:extent cx="5976000" cy="0"/>
                <wp:effectExtent l="0" t="0" r="0" b="0"/>
                <wp:wrapNone/>
                <wp:docPr id="10" name="Rechte verbindingslijn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5976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w:pict w14:anchorId="5AB032FF">
              <v:line id="Rechte verbindingslijn 10" style="position:absolute;z-index:251658253;visibility:visible;mso-wrap-style:square;mso-width-percent:0;mso-wrap-distance-left:9pt;mso-wrap-distance-top:0;mso-wrap-distance-right:9pt;mso-wrap-distance-bottom:0;mso-position-horizontal:right;mso-position-horizontal-relative:margin;mso-position-vertical:absolute;mso-position-vertical-relative:page;mso-width-percent:0;mso-width-relative:margin" alt="&quot;&quot;" o:spid="_x0000_s1026" strokecolor="black [3213]" strokeweight="1.5pt" from="419.35pt,802.3pt" to="889.9pt,802.3pt" w14:anchorId="0F338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">
                <w10:wrap anchorx="margin" anchory="page"/>
              </v:line>
            </w:pict>
          </mc:Fallback>
        </mc:AlternateContent>
      </w:r>
      <w:r w:rsidR="00A55557" w:rsidRPr="006933C3">
        <w:rPr>
          <w:noProof/>
        </w:rPr>
        <mc:AlternateContent>
          <mc:Choice Requires="wps">
            <w:drawing>
              <wp:anchor distT="0" distB="0" distL="114300" distR="114300" simplePos="0" relativeHeight="251658246" behindDoc="0" locked="0" layoutInCell="1" allowOverlap="1" wp14:anchorId="021630C2" wp14:editId="2859247F">
                <wp:simplePos x="0" y="0"/>
                <wp:positionH relativeFrom="column">
                  <wp:posOffset>4323080</wp:posOffset>
                </wp:positionH>
                <wp:positionV relativeFrom="paragraph">
                  <wp:posOffset>7226935</wp:posOffset>
                </wp:positionV>
                <wp:extent cx="1663200" cy="810000"/>
                <wp:effectExtent l="0" t="0" r="0" b="9525"/>
                <wp:wrapNone/>
                <wp:docPr id="34" name="Tekstvak 3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1663200" cy="810000"/>
                        </a:xfrm>
                        <a:prstGeom prst="rect">
                          <a:avLst/>
                        </a:prstGeom>
                        <a:solidFill>
                          <a:schemeClr val="lt1"/>
                        </a:solidFill>
                        <a:ln w="6350">
                          <a:noFill/>
                        </a:ln>
                      </wps:spPr>
                      <wps:txbx>
                        <w:txbxContent>
                          <w:sdt>
                            <w:sdtPr>
                              <w:id w:val="-961574014"/>
                            </w:sdtPr>
                            <w:sdtContent>
                              <w:p w14:paraId="7891E3CA" w14:textId="1D01392C" w:rsidR="00996AA1" w:rsidRDefault="00996AA1" w:rsidP="0001471C">
                                <w:pPr>
                                  <w:pStyle w:val="Rapportnummer"/>
                                </w:pPr>
                              </w:p>
                              <w:p w14:paraId="0FDCC295" w14:textId="77777777" w:rsidR="00996AA1" w:rsidRDefault="00996AA1" w:rsidP="0001471C">
                                <w:pPr>
                                  <w:pStyle w:val="Rapportnummer"/>
                                </w:pPr>
                              </w:p>
                              <w:p w14:paraId="23218DE5" w14:textId="105160F4" w:rsidR="00996AA1" w:rsidRDefault="00BF0A30" w:rsidP="0001471C">
                                <w:pPr>
                                  <w:pStyle w:val="Rapportnummer"/>
                                </w:pPr>
                                <w:r>
                                  <w:t>Data Management Manual</w:t>
                                </w:r>
                              </w:p>
                              <w:p w14:paraId="594D53C5" w14:textId="77777777" w:rsidR="00996AA1" w:rsidRDefault="003045CB" w:rsidP="0001471C">
                                <w:pPr>
                                  <w:pStyle w:val="Rapportnummer"/>
                                </w:pP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21630C2" id="Tekstvak 34" o:spid="_x0000_s1029" type="#_x0000_t202" alt="&quot;&quot;" style="position:absolute;margin-left:340.4pt;margin-top:569.05pt;width:130.95pt;height:63.8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" fillcolor="white [3201]" stroked="f" strokeweight=".5pt">
                <v:textbox inset="0,0,0,0">
                  <w:txbxContent>
                    <w:sdt>
                      <w:sdtPr>
                        <w:id w:val="-961574014"/>
                      </w:sdtPr>
                      <w:sdtContent>
                        <w:p w14:paraId="7891E3CA" w14:textId="1D01392C" w:rsidR="00996AA1" w:rsidRDefault="00996AA1" w:rsidP="0001471C">
                          <w:pPr>
                            <w:pStyle w:val="Rapportnummer"/>
                          </w:pPr>
                        </w:p>
                        <w:p w14:paraId="0FDCC295" w14:textId="77777777" w:rsidR="00996AA1" w:rsidRDefault="00996AA1" w:rsidP="0001471C">
                          <w:pPr>
                            <w:pStyle w:val="Rapportnummer"/>
                          </w:pPr>
                        </w:p>
                        <w:p w14:paraId="23218DE5" w14:textId="105160F4" w:rsidR="00996AA1" w:rsidRDefault="00BF0A30" w:rsidP="0001471C">
                          <w:pPr>
                            <w:pStyle w:val="Rapportnummer"/>
                          </w:pPr>
                          <w:r>
                            <w:t>Data Management Manual</w:t>
                          </w:r>
                        </w:p>
                        <w:p w14:paraId="594D53C5" w14:textId="77777777" w:rsidR="00996AA1" w:rsidRDefault="003045CB" w:rsidP="0001471C">
                          <w:pPr>
                            <w:pStyle w:val="Rapportnummer"/>
                          </w:pPr>
                        </w:p>
                      </w:sdtContent>
                    </w:sdt>
                  </w:txbxContent>
                </v:textbox>
              </v:shape>
            </w:pict>
          </mc:Fallback>
        </mc:AlternateContent>
      </w:r>
      <w:r w:rsidR="00A55557" w:rsidRPr="006933C3">
        <w:rPr>
          <w:noProof/>
        </w:rPr>
        <mc:AlternateContent>
          <mc:Choice Requires="wps">
            <w:drawing>
              <wp:anchor distT="0" distB="0" distL="114300" distR="114300" simplePos="0" relativeHeight="251658247" behindDoc="0" locked="0" layoutInCell="1" allowOverlap="1" wp14:anchorId="7ED9E172" wp14:editId="07AAC3EF">
                <wp:simplePos x="0" y="0"/>
                <wp:positionH relativeFrom="page">
                  <wp:posOffset>972185</wp:posOffset>
                </wp:positionH>
                <wp:positionV relativeFrom="page">
                  <wp:posOffset>1436370</wp:posOffset>
                </wp:positionV>
                <wp:extent cx="5796000" cy="1342800"/>
                <wp:effectExtent l="0" t="0" r="0" b="0"/>
                <wp:wrapNone/>
                <wp:docPr id="36" name="Tekstvak 3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796000" cy="1342800"/>
                        </a:xfrm>
                        <a:prstGeom prst="rect">
                          <a:avLst/>
                        </a:prstGeom>
                        <a:solidFill>
                          <a:schemeClr val="lt1"/>
                        </a:solidFill>
                        <a:ln w="6350">
                          <a:noFill/>
                        </a:ln>
                      </wps:spPr>
                      <wps:txbx>
                        <w:txbxContent>
                          <w:sdt>
                            <w:sdtPr>
                              <w:id w:val="1534764340"/>
                            </w:sdtPr>
                            <w:sdtContent>
                              <w:p w14:paraId="66BA3CE1" w14:textId="462A1660" w:rsidR="00A22410" w:rsidRDefault="00BF0A30" w:rsidP="0001471C">
                                <w:pPr>
                                  <w:pStyle w:val="Title"/>
                                </w:pPr>
                                <w:r>
                                  <w:t>Metadata integration Manual</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9E172" id="Tekstvak 36" o:spid="_x0000_s1030" type="#_x0000_t202" alt="&quot;&quot;" style="position:absolute;margin-left:76.55pt;margin-top:113.1pt;width:456.4pt;height:105.75pt;z-index:25165824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" fillcolor="white [3201]" stroked="f" strokeweight=".5pt">
                <v:textbox inset="0,0,0,0">
                  <w:txbxContent>
                    <w:sdt>
                      <w:sdtPr>
                        <w:id w:val="1534764340"/>
                      </w:sdtPr>
                      <w:sdtContent>
                        <w:p w14:paraId="66BA3CE1" w14:textId="462A1660" w:rsidR="00A22410" w:rsidRDefault="00BF0A30" w:rsidP="0001471C">
                          <w:pPr>
                            <w:pStyle w:val="Title"/>
                          </w:pPr>
                          <w:r>
                            <w:t>Metadata integration Manual</w:t>
                          </w:r>
                        </w:p>
                      </w:sdtContent>
                    </w:sdt>
                  </w:txbxContent>
                </v:textbox>
                <w10:wrap anchorx="page" anchory="page"/>
              </v:shape>
            </w:pict>
          </mc:Fallback>
        </mc:AlternateContent>
      </w:r>
      <w:r w:rsidR="00A55557" w:rsidRPr="006933C3">
        <w:rPr>
          <w:noProof/>
        </w:rPr>
        <mc:AlternateContent>
          <mc:Choice Requires="wps">
            <w:drawing>
              <wp:anchor distT="0" distB="0" distL="114300" distR="114300" simplePos="0" relativeHeight="251658248" behindDoc="0" locked="0" layoutInCell="1" allowOverlap="1" wp14:anchorId="3D2B627E" wp14:editId="2FBC4491">
                <wp:simplePos x="0" y="0"/>
                <wp:positionH relativeFrom="page">
                  <wp:posOffset>972185</wp:posOffset>
                </wp:positionH>
                <wp:positionV relativeFrom="paragraph">
                  <wp:posOffset>2178685</wp:posOffset>
                </wp:positionV>
                <wp:extent cx="5796000" cy="1080000"/>
                <wp:effectExtent l="0" t="0" r="0" b="6350"/>
                <wp:wrapNone/>
                <wp:docPr id="25" name="Tekstvak 2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796000" cy="1080000"/>
                        </a:xfrm>
                        <a:prstGeom prst="rect">
                          <a:avLst/>
                        </a:prstGeom>
                        <a:solidFill>
                          <a:schemeClr val="lt1"/>
                        </a:solidFill>
                        <a:ln w="6350">
                          <a:noFill/>
                        </a:ln>
                      </wps:spPr>
                      <wps:txbx>
                        <w:txbxContent>
                          <w:sdt>
                            <w:sdtPr>
                              <w:id w:val="-1824424083"/>
                            </w:sdtPr>
                            <w:sdtContent>
                              <w:p w14:paraId="526BA228" w14:textId="531D2140" w:rsidR="00996AA1" w:rsidRDefault="00BF0A30" w:rsidP="0001471C">
                                <w:pPr>
                                  <w:pStyle w:val="Subtitel"/>
                                </w:pPr>
                                <w:r>
                                  <w:t xml:space="preserve">for WUR </w:t>
                                </w:r>
                                <w:r w:rsidR="00F740AF">
                                  <w:t>SharePoint</w:t>
                                </w:r>
                                <w:r w:rsidR="00325CB4">
                                  <w:t>, W-Drive and office computers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B627E" id="Tekstvak 25" o:spid="_x0000_s1031" type="#_x0000_t202" alt="&quot;&quot;" style="position:absolute;margin-left:76.55pt;margin-top:171.55pt;width:456.4pt;height:85.05pt;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" fillcolor="white [3201]" stroked="f" strokeweight=".5pt">
                <v:textbox inset="0,0,0,0">
                  <w:txbxContent>
                    <w:sdt>
                      <w:sdtPr>
                        <w:id w:val="-1824424083"/>
                      </w:sdtPr>
                      <w:sdtContent>
                        <w:p w14:paraId="526BA228" w14:textId="531D2140" w:rsidR="00996AA1" w:rsidRDefault="00BF0A30" w:rsidP="0001471C">
                          <w:pPr>
                            <w:pStyle w:val="Subtitel"/>
                          </w:pPr>
                          <w:r>
                            <w:t xml:space="preserve">for WUR </w:t>
                          </w:r>
                          <w:r w:rsidR="00F740AF">
                            <w:t>SharePoint</w:t>
                          </w:r>
                          <w:r w:rsidR="00325CB4">
                            <w:t>, W-Drive and office computers</w:t>
                          </w:r>
                        </w:p>
                      </w:sdtContent>
                    </w:sdt>
                  </w:txbxContent>
                </v:textbox>
                <w10:wrap anchorx="page"/>
              </v:shape>
            </w:pict>
          </mc:Fallback>
        </mc:AlternateContent>
      </w:r>
      <w:r w:rsidR="00A55557" w:rsidRPr="006933C3">
        <w:rPr>
          <w:noProof/>
        </w:rPr>
        <mc:AlternateContent>
          <mc:Choice Requires="wps">
            <w:drawing>
              <wp:anchor distT="0" distB="0" distL="114300" distR="114300" simplePos="0" relativeHeight="251658251" behindDoc="0" locked="0" layoutInCell="1" allowOverlap="1" wp14:anchorId="52069D0E" wp14:editId="62C4128D">
                <wp:simplePos x="0" y="0"/>
                <wp:positionH relativeFrom="page">
                  <wp:posOffset>972185</wp:posOffset>
                </wp:positionH>
                <wp:positionV relativeFrom="paragraph">
                  <wp:posOffset>5015230</wp:posOffset>
                </wp:positionV>
                <wp:extent cx="5796000" cy="630000"/>
                <wp:effectExtent l="0" t="0" r="0" b="0"/>
                <wp:wrapNone/>
                <wp:docPr id="40" name="Tekstvak 4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796000" cy="630000"/>
                        </a:xfrm>
                        <a:prstGeom prst="rect">
                          <a:avLst/>
                        </a:prstGeom>
                        <a:solidFill>
                          <a:schemeClr val="lt1"/>
                        </a:solidFill>
                        <a:ln w="6350">
                          <a:noFill/>
                        </a:ln>
                      </wps:spPr>
                      <wps:txbx>
                        <w:txbxContent>
                          <w:sdt>
                            <w:sdtPr>
                              <w:id w:val="532550967"/>
                            </w:sdtPr>
                            <w:sdtContent>
                              <w:sdt>
                                <w:sdtPr>
                                  <w:id w:val="961537823"/>
                                  <w:showingPlcHdr/>
                                </w:sdtPr>
                                <w:sdtContent>
                                  <w:p w14:paraId="5599129B" w14:textId="5344DE94" w:rsidR="00996AA1" w:rsidRPr="006B639B" w:rsidRDefault="00BF0A30" w:rsidP="0001471C">
                                    <w:pPr>
                                      <w:pStyle w:val="Auteurs"/>
                                    </w:pPr>
                                    <w:r>
                                      <w:t xml:space="preserve">     </w:t>
                                    </w:r>
                                  </w:p>
                                </w:sdtContent>
                              </w:sdt>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69D0E" id="Tekstvak 40" o:spid="_x0000_s1032" type="#_x0000_t202" alt="&quot;&quot;" style="position:absolute;margin-left:76.55pt;margin-top:394.9pt;width:456.4pt;height:49.6pt;z-index:25165825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" fillcolor="white [3201]" stroked="f" strokeweight=".5pt">
                <v:textbox inset="0,0,0,0">
                  <w:txbxContent>
                    <w:sdt>
                      <w:sdtPr>
                        <w:id w:val="532550967"/>
                      </w:sdtPr>
                      <w:sdtContent>
                        <w:sdt>
                          <w:sdtPr>
                            <w:id w:val="961537823"/>
                            <w:showingPlcHdr/>
                          </w:sdtPr>
                          <w:sdtContent>
                            <w:p w14:paraId="5599129B" w14:textId="5344DE94" w:rsidR="00996AA1" w:rsidRPr="006B639B" w:rsidRDefault="00BF0A30" w:rsidP="0001471C">
                              <w:pPr>
                                <w:pStyle w:val="Auteurs"/>
                              </w:pPr>
                              <w:r>
                                <w:t xml:space="preserve">     </w:t>
                              </w:r>
                            </w:p>
                          </w:sdtContent>
                        </w:sdt>
                      </w:sdtContent>
                    </w:sdt>
                  </w:txbxContent>
                </v:textbox>
                <w10:wrap anchorx="page"/>
              </v:shape>
            </w:pict>
          </mc:Fallback>
        </mc:AlternateContent>
      </w:r>
      <w:r w:rsidR="00A55557" w:rsidRPr="006933C3">
        <w:rPr>
          <w:noProof/>
        </w:rPr>
        <mc:AlternateContent>
          <mc:Choice Requires="wps">
            <w:drawing>
              <wp:anchor distT="0" distB="0" distL="114300" distR="114300" simplePos="0" relativeHeight="251658252" behindDoc="0" locked="0" layoutInCell="1" allowOverlap="1" wp14:anchorId="17089DB7" wp14:editId="40973DF0">
                <wp:simplePos x="0" y="0"/>
                <wp:positionH relativeFrom="page">
                  <wp:posOffset>972185</wp:posOffset>
                </wp:positionH>
                <wp:positionV relativeFrom="paragraph">
                  <wp:posOffset>5702935</wp:posOffset>
                </wp:positionV>
                <wp:extent cx="5796000" cy="457200"/>
                <wp:effectExtent l="0" t="0" r="0" b="0"/>
                <wp:wrapNone/>
                <wp:docPr id="31" name="Tekstvak 3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796000" cy="457200"/>
                        </a:xfrm>
                        <a:prstGeom prst="rect">
                          <a:avLst/>
                        </a:prstGeom>
                        <a:solidFill>
                          <a:schemeClr val="lt1"/>
                        </a:solidFill>
                        <a:ln w="6350">
                          <a:noFill/>
                        </a:ln>
                      </wps:spPr>
                      <wps:txbx>
                        <w:txbxContent>
                          <w:sdt>
                            <w:sdtPr>
                              <w:id w:val="-1451703008"/>
                            </w:sdtPr>
                            <w:sdtContent>
                              <w:p w14:paraId="775CCC73" w14:textId="265A2AA7" w:rsidR="00996AA1" w:rsidRPr="003E5C20" w:rsidRDefault="00A80F39" w:rsidP="0001471C">
                                <w:r>
                                  <w:t>Wageningen Social and Economic Research</w:t>
                                </w:r>
                              </w:p>
                              <w:p w14:paraId="3E1C434D" w14:textId="77777777" w:rsidR="00996AA1" w:rsidRDefault="00996AA1" w:rsidP="0001471C">
                                <w:r w:rsidRPr="005F34D4">
                                  <w:t xml:space="preserve">Wageningen, </w:t>
                                </w:r>
                                <w:r w:rsidR="006B639B">
                                  <w:t>Month</w:t>
                                </w:r>
                                <w:r w:rsidRPr="005F34D4">
                                  <w:t xml:space="preserve"> </w:t>
                                </w:r>
                                <w:r w:rsidR="001B0F7F">
                                  <w:t>2024</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089DB7" id="Tekstvak 31" o:spid="_x0000_s1033" type="#_x0000_t202" alt="&quot;&quot;" style="position:absolute;margin-left:76.55pt;margin-top:449.05pt;width:456.4pt;height:36pt;z-index:2516582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" fillcolor="white [3201]" stroked="f" strokeweight=".5pt">
                <v:textbox inset="0,0,0,0">
                  <w:txbxContent>
                    <w:sdt>
                      <w:sdtPr>
                        <w:id w:val="-1451703008"/>
                      </w:sdtPr>
                      <w:sdtContent>
                        <w:p w14:paraId="775CCC73" w14:textId="265A2AA7" w:rsidR="00996AA1" w:rsidRPr="003E5C20" w:rsidRDefault="00A80F39" w:rsidP="0001471C">
                          <w:r>
                            <w:t>Wageningen Social and Economic Research</w:t>
                          </w:r>
                        </w:p>
                        <w:p w14:paraId="3E1C434D" w14:textId="77777777" w:rsidR="00996AA1" w:rsidRDefault="00996AA1" w:rsidP="0001471C">
                          <w:r w:rsidRPr="005F34D4">
                            <w:t xml:space="preserve">Wageningen, </w:t>
                          </w:r>
                          <w:r w:rsidR="006B639B">
                            <w:t>Month</w:t>
                          </w:r>
                          <w:r w:rsidRPr="005F34D4">
                            <w:t xml:space="preserve"> </w:t>
                          </w:r>
                          <w:r w:rsidR="001B0F7F">
                            <w:t>2024</w:t>
                          </w:r>
                        </w:p>
                      </w:sdtContent>
                    </w:sdt>
                  </w:txbxContent>
                </v:textbox>
                <w10:wrap anchorx="page"/>
              </v:shape>
            </w:pict>
          </mc:Fallback>
        </mc:AlternateContent>
      </w:r>
      <w:r w:rsidR="00A33DA5" w:rsidRPr="006933C3">
        <w:rPr>
          <w:noProof/>
        </w:rPr>
        <mc:AlternateContent>
          <mc:Choice Requires="wps">
            <w:drawing>
              <wp:anchor distT="0" distB="0" distL="114300" distR="114300" simplePos="0" relativeHeight="251658241" behindDoc="0" locked="0" layoutInCell="1" allowOverlap="1" wp14:anchorId="052FEC78" wp14:editId="1A8F67A0">
                <wp:simplePos x="0" y="0"/>
                <wp:positionH relativeFrom="margin">
                  <wp:align>right</wp:align>
                </wp:positionH>
                <wp:positionV relativeFrom="page">
                  <wp:posOffset>9361170</wp:posOffset>
                </wp:positionV>
                <wp:extent cx="5976000" cy="0"/>
                <wp:effectExtent l="0" t="0" r="0" b="0"/>
                <wp:wrapNone/>
                <wp:docPr id="51" name="Rechte verbindingslijn 5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5976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w:pict w14:anchorId="6B9043EE">
              <v:line id="Rechte verbindingslijn 51" style="position:absolute;z-index:251658241;visibility:visible;mso-wrap-style:square;mso-width-percent:0;mso-wrap-distance-left:9pt;mso-wrap-distance-top:0;mso-wrap-distance-right:9pt;mso-wrap-distance-bottom:0;mso-position-horizontal:right;mso-position-horizontal-relative:margin;mso-position-vertical:absolute;mso-position-vertical-relative:page;mso-width-percent:0;mso-width-relative:margin" alt="&quot;&quot;" o:spid="_x0000_s1026" strokecolor="black [3213]" strokeweight="1.5pt" from="419.35pt,737.1pt" to="889.9pt,737.1pt" w14:anchorId="292BD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">
                <w10:wrap anchorx="margin" anchory="page"/>
              </v:line>
            </w:pict>
          </mc:Fallback>
        </mc:AlternateContent>
      </w:r>
      <w:r w:rsidR="00E02CB5" w:rsidRPr="006933C3">
        <w:br w:type="page"/>
      </w:r>
    </w:p>
    <w:p w14:paraId="42E5CD52" w14:textId="56FDA1BC" w:rsidR="008C6CC0" w:rsidRPr="006933C3" w:rsidRDefault="008C6CC0" w:rsidP="0001471C">
      <w:pPr>
        <w:pStyle w:val="Colophonstandaard"/>
      </w:pPr>
      <w:r w:rsidRPr="2F9610D0">
        <w:rPr>
          <w:highlight w:val="yellow"/>
        </w:rPr>
        <w:t>P</w:t>
      </w:r>
      <w:commentRangeStart w:id="10"/>
      <w:r w:rsidRPr="2F9610D0">
        <w:rPr>
          <w:highlight w:val="yellow"/>
        </w:rPr>
        <w:t>rimo-</w:t>
      </w:r>
      <w:proofErr w:type="spellStart"/>
      <w:r w:rsidRPr="2F9610D0">
        <w:rPr>
          <w:highlight w:val="yellow"/>
        </w:rPr>
        <w:t>Secundo</w:t>
      </w:r>
      <w:proofErr w:type="spellEnd"/>
      <w:r w:rsidRPr="2F9610D0">
        <w:rPr>
          <w:highlight w:val="yellow"/>
        </w:rPr>
        <w:t xml:space="preserve">, A., B. </w:t>
      </w:r>
      <w:proofErr w:type="spellStart"/>
      <w:r w:rsidRPr="2F9610D0">
        <w:rPr>
          <w:highlight w:val="yellow"/>
        </w:rPr>
        <w:t>Tertio</w:t>
      </w:r>
      <w:proofErr w:type="spellEnd"/>
      <w:r w:rsidRPr="2F9610D0">
        <w:rPr>
          <w:highlight w:val="yellow"/>
        </w:rPr>
        <w:t>, C. Quarto</w:t>
      </w:r>
      <w:r>
        <w:t xml:space="preserve">, </w:t>
      </w:r>
      <w:r w:rsidR="001B0F7F">
        <w:t>2024</w:t>
      </w:r>
      <w:r>
        <w:t xml:space="preserve">. </w:t>
      </w:r>
      <w:r w:rsidR="00BF0A30" w:rsidRPr="2F9610D0">
        <w:rPr>
          <w:i/>
          <w:iCs/>
        </w:rPr>
        <w:t>Metadata integration Manual</w:t>
      </w:r>
      <w:r w:rsidRPr="2F9610D0">
        <w:rPr>
          <w:i/>
          <w:iCs/>
          <w:highlight w:val="yellow"/>
        </w:rPr>
        <w:t>;</w:t>
      </w:r>
      <w:r w:rsidRPr="2F9610D0">
        <w:rPr>
          <w:i/>
          <w:iCs/>
        </w:rPr>
        <w:t xml:space="preserve"> </w:t>
      </w:r>
      <w:r w:rsidR="00BF0A30" w:rsidRPr="2F9610D0">
        <w:rPr>
          <w:i/>
          <w:iCs/>
          <w:highlight w:val="yellow"/>
        </w:rPr>
        <w:t xml:space="preserve">for WUR </w:t>
      </w:r>
      <w:r w:rsidR="00F740AF" w:rsidRPr="2F9610D0">
        <w:rPr>
          <w:i/>
          <w:iCs/>
          <w:highlight w:val="yellow"/>
        </w:rPr>
        <w:t>SharePoint</w:t>
      </w:r>
      <w:r w:rsidR="00AD354E" w:rsidRPr="2F9610D0">
        <w:rPr>
          <w:i/>
          <w:iCs/>
        </w:rPr>
        <w:t>.</w:t>
      </w:r>
      <w:r>
        <w:t xml:space="preserve"> </w:t>
      </w:r>
      <w:r w:rsidR="00A80F39">
        <w:t>Wageningen Social and Economic Research</w:t>
      </w:r>
      <w:r w:rsidR="003E5C20">
        <w:t xml:space="preserve">, Wageningen University &amp; Research. </w:t>
      </w:r>
      <w:r w:rsidR="003E5C20" w:rsidRPr="2F9610D0">
        <w:rPr>
          <w:highlight w:val="yellow"/>
        </w:rPr>
        <w:t>Confidential</w:t>
      </w:r>
      <w:r w:rsidR="003E5C20">
        <w:t xml:space="preserve"> </w:t>
      </w:r>
      <w:r w:rsidR="005D7B1C">
        <w:t>R</w:t>
      </w:r>
      <w:r w:rsidR="006B639B">
        <w:t>e</w:t>
      </w:r>
      <w:r>
        <w:t>port</w:t>
      </w:r>
      <w:r w:rsidR="00FC686B">
        <w:t xml:space="preserve"> </w:t>
      </w:r>
      <w:r w:rsidR="00A80F39">
        <w:t>WSER</w:t>
      </w:r>
      <w:r w:rsidR="00FC686B">
        <w:t>-</w:t>
      </w:r>
      <w:r>
        <w:t xml:space="preserve">. </w:t>
      </w:r>
      <w:r w:rsidR="003E5C20">
        <w:t>Wageningen</w:t>
      </w:r>
      <w:commentRangeEnd w:id="10"/>
      <w:r>
        <w:rPr>
          <w:rStyle w:val="CommentReference"/>
        </w:rPr>
        <w:commentReference w:id="10"/>
      </w:r>
      <w:r>
        <w:t>.</w:t>
      </w:r>
    </w:p>
    <w:p w14:paraId="0502A0AE" w14:textId="77777777" w:rsidR="008C6CC0" w:rsidRPr="006933C3" w:rsidRDefault="008C6CC0" w:rsidP="0001471C">
      <w:pPr>
        <w:pStyle w:val="Colophonstandaard"/>
      </w:pPr>
    </w:p>
    <w:p w14:paraId="50DAD72D" w14:textId="77777777" w:rsidR="00095209" w:rsidRPr="006933C3" w:rsidRDefault="00095209" w:rsidP="0001471C">
      <w:pPr>
        <w:pStyle w:val="Colophonstandaard"/>
      </w:pPr>
    </w:p>
    <w:p w14:paraId="767DBA60" w14:textId="493FDB15" w:rsidR="003E5C20" w:rsidRPr="006933C3" w:rsidRDefault="003E5C20" w:rsidP="0001471C">
      <w:pPr>
        <w:pStyle w:val="Colophonstandaard"/>
      </w:pPr>
      <w:r w:rsidRPr="006933C3">
        <w:t xml:space="preserve">Abstract UK </w:t>
      </w:r>
    </w:p>
    <w:p w14:paraId="5063FDB2" w14:textId="77777777" w:rsidR="003E5C20" w:rsidRPr="006933C3" w:rsidRDefault="003E5C20" w:rsidP="0001471C">
      <w:pPr>
        <w:pStyle w:val="Colophonstandaard"/>
      </w:pPr>
    </w:p>
    <w:p w14:paraId="27086337" w14:textId="31C489F9" w:rsidR="003E5C20" w:rsidRPr="006933C3" w:rsidRDefault="003E5C20" w:rsidP="0001471C">
      <w:pPr>
        <w:pStyle w:val="Colophonstandaard"/>
      </w:pPr>
      <w:r w:rsidRPr="006933C3">
        <w:t xml:space="preserve">Abstract NL </w:t>
      </w:r>
    </w:p>
    <w:p w14:paraId="07D30EC0" w14:textId="77777777" w:rsidR="003E5C20" w:rsidRPr="006933C3" w:rsidRDefault="003E5C20" w:rsidP="0001471C">
      <w:pPr>
        <w:pStyle w:val="Colophonstandaard"/>
      </w:pPr>
    </w:p>
    <w:p w14:paraId="46E98017" w14:textId="77777777" w:rsidR="003E5C20" w:rsidRPr="006933C3" w:rsidRDefault="003E5C20" w:rsidP="0001471C">
      <w:pPr>
        <w:pStyle w:val="Colophonstandaard"/>
      </w:pPr>
      <w:r w:rsidRPr="006933C3">
        <w:t>Keywords:</w:t>
      </w:r>
      <w:r w:rsidR="00184065" w:rsidRPr="006933C3">
        <w:t xml:space="preserve"> </w:t>
      </w:r>
    </w:p>
    <w:p w14:paraId="06E3CFDF" w14:textId="77777777" w:rsidR="003E5C20" w:rsidRPr="006933C3" w:rsidRDefault="003E5C20" w:rsidP="0001471C">
      <w:pPr>
        <w:pStyle w:val="Colophonstandaard"/>
      </w:pPr>
    </w:p>
    <w:p w14:paraId="6CAA457F" w14:textId="77777777" w:rsidR="003E5C20" w:rsidRPr="006933C3" w:rsidRDefault="003E5C20" w:rsidP="0001471C">
      <w:r w:rsidRPr="006933C3">
        <w:rPr>
          <w:highlight w:val="yellow"/>
        </w:rPr>
        <w:t>Choose, for a public report or delete, for a confidential report:</w:t>
      </w:r>
    </w:p>
    <w:p w14:paraId="5B390EC6" w14:textId="3DF72F34" w:rsidR="003E5C20" w:rsidRPr="006933C3" w:rsidRDefault="003E5C20" w:rsidP="0001471C">
      <w:pPr>
        <w:pStyle w:val="Colophonstandaard"/>
      </w:pPr>
      <w:r w:rsidRPr="006933C3">
        <w:t xml:space="preserve">This report can be downloaded for free at </w:t>
      </w:r>
      <w:hyperlink r:id="rId16" w:history="1">
        <w:r w:rsidR="00184065" w:rsidRPr="006933C3">
          <w:rPr>
            <w:rStyle w:val="Hyperlink"/>
          </w:rPr>
          <w:t>https://doi.org/10.18174/xxxxxx</w:t>
        </w:r>
      </w:hyperlink>
      <w:r w:rsidR="00184065" w:rsidRPr="006933C3">
        <w:t xml:space="preserve"> </w:t>
      </w:r>
      <w:r w:rsidRPr="006933C3">
        <w:t xml:space="preserve">or at </w:t>
      </w:r>
      <w:hyperlink r:id="rId17" w:history="1">
        <w:r w:rsidR="00BB60CE" w:rsidRPr="006933C3">
          <w:rPr>
            <w:rStyle w:val="Hyperlink"/>
          </w:rPr>
          <w:t>www.wur.eu/</w:t>
        </w:r>
        <w:r w:rsidR="00A80F39">
          <w:rPr>
            <w:rStyle w:val="Hyperlink"/>
          </w:rPr>
          <w:t>WSER</w:t>
        </w:r>
      </w:hyperlink>
      <w:r w:rsidRPr="006933C3">
        <w:t xml:space="preserve"> (under </w:t>
      </w:r>
      <w:r w:rsidR="00184065" w:rsidRPr="006933C3">
        <w:t>knowledge products</w:t>
      </w:r>
      <w:r w:rsidRPr="006933C3">
        <w:t>).</w:t>
      </w:r>
    </w:p>
    <w:p w14:paraId="36F8A2AA" w14:textId="77777777" w:rsidR="003E5C20" w:rsidRPr="006933C3" w:rsidRDefault="003E5C20" w:rsidP="0001471C">
      <w:pPr>
        <w:pStyle w:val="Colophonstandaard"/>
      </w:pPr>
    </w:p>
    <w:p w14:paraId="7B851A56" w14:textId="77777777" w:rsidR="003E5C20" w:rsidRPr="006933C3" w:rsidRDefault="003E5C20" w:rsidP="0001471C"/>
    <w:p w14:paraId="3C50597E" w14:textId="77777777" w:rsidR="003E5C20" w:rsidRPr="006933C3" w:rsidRDefault="003E5C20" w:rsidP="0001471C">
      <w:pPr>
        <w:pStyle w:val="Figuurstijl"/>
        <w:rPr>
          <w:noProof w:val="0"/>
        </w:rPr>
      </w:pPr>
      <w:r w:rsidRPr="006933C3">
        <w:drawing>
          <wp:inline distT="0" distB="0" distL="0" distR="0" wp14:anchorId="0A87292A" wp14:editId="7E42E108">
            <wp:extent cx="540000" cy="540000"/>
            <wp:effectExtent l="0" t="0" r="0" b="0"/>
            <wp:docPr id="27" name="Afbeelding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a:extLst>
                        <a:ext uri="{C183D7F6-B498-43B3-948B-1728B52AA6E4}">
                          <adec:decorative xmlns:adec="http://schemas.microsoft.com/office/drawing/2017/decorative" val="1"/>
                        </a:ext>
                      </a:extLst>
                    </pic:cNvP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p w14:paraId="7186012D" w14:textId="77777777" w:rsidR="003E5C20" w:rsidRPr="006933C3" w:rsidRDefault="003E5C20" w:rsidP="0001471C">
      <w:pPr>
        <w:pStyle w:val="Colophonstandaard"/>
      </w:pPr>
    </w:p>
    <w:p w14:paraId="3CE80359" w14:textId="3734B934" w:rsidR="003E5C20" w:rsidRPr="006933C3" w:rsidRDefault="003E5C20" w:rsidP="0001471C">
      <w:pPr>
        <w:pStyle w:val="Colophonstandaard"/>
      </w:pPr>
      <w:r w:rsidRPr="006933C3">
        <w:t xml:space="preserve">© </w:t>
      </w:r>
      <w:r w:rsidR="001B0F7F" w:rsidRPr="006933C3">
        <w:t>2024</w:t>
      </w:r>
      <w:r w:rsidRPr="006933C3">
        <w:t xml:space="preserve"> </w:t>
      </w:r>
      <w:r w:rsidR="00A80F39">
        <w:t>Wageningen Social and Economic Research</w:t>
      </w:r>
      <w:r w:rsidRPr="006933C3">
        <w:t xml:space="preserve">, part of the </w:t>
      </w:r>
      <w:proofErr w:type="spellStart"/>
      <w:r w:rsidRPr="006933C3">
        <w:t>Stichting</w:t>
      </w:r>
      <w:proofErr w:type="spellEnd"/>
      <w:r w:rsidRPr="006933C3">
        <w:t xml:space="preserve"> Wageningen Research. P.O.</w:t>
      </w:r>
      <w:r w:rsidR="00184065" w:rsidRPr="006933C3">
        <w:t> </w:t>
      </w:r>
      <w:r w:rsidRPr="006933C3">
        <w:t>Box 88, 6700 AB Wageningen, The Netherlands. T + 31 (0)317 48 68 00, E </w:t>
      </w:r>
      <w:hyperlink r:id="rId19" w:history="1">
        <w:r w:rsidR="00184065" w:rsidRPr="006933C3">
          <w:rPr>
            <w:rStyle w:val="Hyperlink"/>
          </w:rPr>
          <w:t>info.cdi@wur.nl</w:t>
        </w:r>
      </w:hyperlink>
      <w:r w:rsidRPr="006933C3">
        <w:t>,</w:t>
      </w:r>
      <w:r w:rsidR="00184065" w:rsidRPr="006933C3">
        <w:t xml:space="preserve"> </w:t>
      </w:r>
      <w:hyperlink r:id="rId20" w:history="1">
        <w:r w:rsidR="00BB60CE" w:rsidRPr="006933C3">
          <w:rPr>
            <w:rStyle w:val="Hyperlink"/>
          </w:rPr>
          <w:t>www.wur.eu/</w:t>
        </w:r>
        <w:r w:rsidR="00A80F39">
          <w:rPr>
            <w:rStyle w:val="Hyperlink"/>
          </w:rPr>
          <w:t>WSER</w:t>
        </w:r>
      </w:hyperlink>
      <w:r w:rsidRPr="006933C3">
        <w:t xml:space="preserve">. </w:t>
      </w:r>
    </w:p>
    <w:p w14:paraId="2BD54BAB" w14:textId="77777777" w:rsidR="003E5C20" w:rsidRPr="006933C3" w:rsidRDefault="003E5C20" w:rsidP="0001471C">
      <w:pPr>
        <w:pStyle w:val="Colophonstandaard"/>
      </w:pPr>
    </w:p>
    <w:p w14:paraId="30C4ACE6" w14:textId="77777777" w:rsidR="003E5C20" w:rsidRPr="006933C3" w:rsidRDefault="003E5C20" w:rsidP="0001471C">
      <w:pPr>
        <w:pStyle w:val="Colophonstandaard"/>
      </w:pPr>
    </w:p>
    <w:p w14:paraId="0429BBDD" w14:textId="77777777" w:rsidR="003E5C20" w:rsidRPr="006933C3" w:rsidRDefault="003E5C20" w:rsidP="0001471C">
      <w:r w:rsidRPr="006933C3">
        <w:rPr>
          <w:highlight w:val="yellow"/>
        </w:rPr>
        <w:t>Choose, for a public report or delete, for a confidential report:</w:t>
      </w:r>
    </w:p>
    <w:p w14:paraId="5018CBA0" w14:textId="77777777" w:rsidR="003E5C20" w:rsidRPr="006933C3" w:rsidRDefault="003E5C20" w:rsidP="0001471C">
      <w:pPr>
        <w:pStyle w:val="Figuurstijl"/>
        <w:rPr>
          <w:noProof w:val="0"/>
        </w:rPr>
      </w:pPr>
      <w:r w:rsidRPr="006933C3">
        <w:drawing>
          <wp:inline distT="0" distB="0" distL="0" distR="0" wp14:anchorId="66BFF99F" wp14:editId="6DD84391">
            <wp:extent cx="1132837" cy="212141"/>
            <wp:effectExtent l="0" t="0" r="0" b="0"/>
            <wp:docPr id="14" name="Afbeelding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a:extLst>
                        <a:ext uri="{C183D7F6-B498-43B3-948B-1728B52AA6E4}">
                          <adec:decorative xmlns:adec="http://schemas.microsoft.com/office/drawing/2017/decorative" val="1"/>
                        </a:ext>
                      </a:extLst>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35392" cy="212619"/>
                    </a:xfrm>
                    <a:prstGeom prst="rect">
                      <a:avLst/>
                    </a:prstGeom>
                  </pic:spPr>
                </pic:pic>
              </a:graphicData>
            </a:graphic>
          </wp:inline>
        </w:drawing>
      </w:r>
    </w:p>
    <w:p w14:paraId="624897C2" w14:textId="0ED636DF" w:rsidR="003E5C20" w:rsidRPr="006933C3" w:rsidRDefault="003E5C20" w:rsidP="0001471C">
      <w:pPr>
        <w:pStyle w:val="Colophonstandaard"/>
        <w:rPr>
          <w:highlight w:val="yellow"/>
        </w:rPr>
      </w:pPr>
      <w:r w:rsidRPr="006933C3">
        <w:rPr>
          <w:highlight w:val="yellow"/>
        </w:rPr>
        <w:t xml:space="preserve">The </w:t>
      </w:r>
      <w:r w:rsidR="00A80F39">
        <w:rPr>
          <w:highlight w:val="yellow"/>
        </w:rPr>
        <w:t>Wageningen Social and Economic Research</w:t>
      </w:r>
      <w:r w:rsidRPr="006933C3">
        <w:rPr>
          <w:highlight w:val="yellow"/>
        </w:rPr>
        <w:t xml:space="preserve"> uses a Creative Commons Attribution 4.0 (Netherlands) licence for its reports.</w:t>
      </w:r>
    </w:p>
    <w:p w14:paraId="15F2D721" w14:textId="77777777" w:rsidR="003E5C20" w:rsidRPr="006933C3" w:rsidRDefault="003E5C20" w:rsidP="0001471C">
      <w:pPr>
        <w:pStyle w:val="Colophonstandaard"/>
        <w:rPr>
          <w:highlight w:val="yellow"/>
        </w:rPr>
      </w:pPr>
    </w:p>
    <w:p w14:paraId="2033C4D0" w14:textId="77777777" w:rsidR="003E5C20" w:rsidRPr="006933C3" w:rsidRDefault="003E5C20" w:rsidP="0001471C">
      <w:pPr>
        <w:pStyle w:val="Colophonstandaard"/>
      </w:pPr>
      <w:r w:rsidRPr="006933C3">
        <w:rPr>
          <w:highlight w:val="yellow"/>
        </w:rPr>
        <w:t>The user may copy, distribute and transmit the work and create derivative works. Third-party material that has been used in the work and to which intellectual property rights apply may not be used without prior permission of the third party concerned. The user must specify the name as stated by the author or licence holder of the work, but not in such a way as to give the impression that the work of the user or the way in which the work has been used are being endorsed. The user may not use this work for commercial purposes.</w:t>
      </w:r>
    </w:p>
    <w:p w14:paraId="7D121F66" w14:textId="77777777" w:rsidR="003E5C20" w:rsidRPr="006933C3" w:rsidRDefault="003E5C20" w:rsidP="0001471C">
      <w:pPr>
        <w:pStyle w:val="Colophonstandaard"/>
      </w:pPr>
    </w:p>
    <w:p w14:paraId="3B4B82F7" w14:textId="6CAA3351" w:rsidR="003E5C20" w:rsidRPr="006933C3" w:rsidRDefault="003E5C20" w:rsidP="0001471C">
      <w:pPr>
        <w:pStyle w:val="Colophonstandaard"/>
      </w:pPr>
      <w:r w:rsidRPr="006933C3">
        <w:t xml:space="preserve">The </w:t>
      </w:r>
      <w:r w:rsidR="00A80F39">
        <w:t>Wageningen Social and Economic Research</w:t>
      </w:r>
      <w:r w:rsidRPr="006933C3">
        <w:t xml:space="preserve"> accepts no liability for any damage arising from the use of the results of this research or the application of the recommendations.</w:t>
      </w:r>
    </w:p>
    <w:p w14:paraId="5AEC21C2" w14:textId="77777777" w:rsidR="003E5C20" w:rsidRPr="006933C3" w:rsidRDefault="003E5C20" w:rsidP="0001471C">
      <w:pPr>
        <w:pStyle w:val="Colophonstandaard"/>
      </w:pPr>
    </w:p>
    <w:p w14:paraId="2FD7FC20" w14:textId="4AE9EFE9" w:rsidR="00095209" w:rsidRPr="006933C3" w:rsidRDefault="003E5C20" w:rsidP="0001471C">
      <w:pPr>
        <w:pStyle w:val="Colophonstandaard"/>
      </w:pPr>
      <w:r w:rsidRPr="006933C3">
        <w:rPr>
          <w:highlight w:val="yellow"/>
        </w:rPr>
        <w:t>Confidential</w:t>
      </w:r>
      <w:r w:rsidRPr="006933C3">
        <w:t xml:space="preserve"> | Report</w:t>
      </w:r>
      <w:r w:rsidR="00FC686B" w:rsidRPr="006933C3">
        <w:t xml:space="preserve"> </w:t>
      </w:r>
      <w:r w:rsidR="00A80F39">
        <w:t>WSER</w:t>
      </w:r>
      <w:r w:rsidR="00FC686B" w:rsidRPr="006933C3">
        <w:t>-</w:t>
      </w:r>
    </w:p>
    <w:p w14:paraId="0BF019A4" w14:textId="77777777" w:rsidR="00095209" w:rsidRPr="006933C3" w:rsidRDefault="00095209" w:rsidP="0001471C">
      <w:pPr>
        <w:pStyle w:val="Colophonstandaard"/>
      </w:pPr>
    </w:p>
    <w:p w14:paraId="15145D08" w14:textId="77777777" w:rsidR="003E5C20" w:rsidRPr="006933C3" w:rsidRDefault="003E5C20" w:rsidP="0001471C">
      <w:pPr>
        <w:pStyle w:val="Colophonstandaard"/>
      </w:pPr>
      <w:r w:rsidRPr="006933C3">
        <w:t>Photo cover: XXXX</w:t>
      </w:r>
    </w:p>
    <w:p w14:paraId="4941B514" w14:textId="77777777" w:rsidR="00D75A09" w:rsidRPr="006933C3" w:rsidRDefault="00D75A09" w:rsidP="0001471C">
      <w:pPr>
        <w:pStyle w:val="Colophonstandaard"/>
      </w:pPr>
    </w:p>
    <w:p w14:paraId="78CC8A71" w14:textId="77777777" w:rsidR="00095209" w:rsidRPr="006933C3" w:rsidRDefault="00095209" w:rsidP="0001471C">
      <w:pPr>
        <w:pStyle w:val="Colophonstandaard"/>
      </w:pPr>
    </w:p>
    <w:p w14:paraId="59E80A82" w14:textId="77777777" w:rsidR="004D059A" w:rsidRPr="006933C3" w:rsidRDefault="004D059A" w:rsidP="0001471C">
      <w:pPr>
        <w:pStyle w:val="Colophonstandaard"/>
        <w:sectPr w:rsidR="004D059A" w:rsidRPr="006933C3" w:rsidSect="00CE1B1C">
          <w:headerReference w:type="even" r:id="rId22"/>
          <w:headerReference w:type="default" r:id="rId23"/>
          <w:pgSz w:w="11907" w:h="16840" w:code="9"/>
          <w:pgMar w:top="794" w:right="1247" w:bottom="1247" w:left="1247" w:header="454" w:footer="454" w:gutter="0"/>
          <w:cols w:space="708"/>
          <w:titlePg/>
          <w:docGrid w:linePitch="360"/>
        </w:sectPr>
      </w:pPr>
    </w:p>
    <w:p w14:paraId="35E80800" w14:textId="77777777" w:rsidR="00403710" w:rsidRPr="006933C3" w:rsidRDefault="00403710" w:rsidP="0001471C">
      <w:pPr>
        <w:pStyle w:val="KopInhoudsopgave"/>
      </w:pPr>
      <w:bookmarkStart w:id="11" w:name="_Hlk535235634"/>
      <w:bookmarkStart w:id="12" w:name="_Hlk535235613"/>
      <w:bookmarkEnd w:id="0"/>
      <w:bookmarkEnd w:id="1"/>
      <w:bookmarkEnd w:id="2"/>
      <w:bookmarkEnd w:id="3"/>
      <w:bookmarkEnd w:id="4"/>
      <w:bookmarkEnd w:id="5"/>
      <w:bookmarkEnd w:id="6"/>
      <w:bookmarkEnd w:id="7"/>
      <w:bookmarkEnd w:id="8"/>
      <w:r w:rsidRPr="006933C3">
        <w:t>Contents</w:t>
      </w:r>
    </w:p>
    <w:sdt>
      <w:sdtPr>
        <w:rPr>
          <w:b w:val="0"/>
        </w:rPr>
        <w:id w:val="925147568"/>
        <w:docPartObj>
          <w:docPartGallery w:val="Table of Contents"/>
          <w:docPartUnique/>
        </w:docPartObj>
      </w:sdtPr>
      <w:sdtEndPr>
        <w:rPr>
          <w14:scene3d>
            <w14:camera w14:prst="orthographicFront"/>
            <w14:lightRig w14:rig="threePt" w14:dir="t">
              <w14:rot w14:lat="0" w14:lon="0" w14:rev="0"/>
            </w14:lightRig>
          </w14:scene3d>
        </w:rPr>
      </w:sdtEndPr>
      <w:sdtContent>
        <w:sdt>
          <w:sdtPr>
            <w:rPr>
              <w:b w:val="0"/>
            </w:rPr>
            <w:id w:val="265731900"/>
            <w:docPartObj>
              <w:docPartGallery w:val="Table of Contents"/>
              <w:docPartUnique/>
            </w:docPartObj>
          </w:sdtPr>
          <w:sdtContent>
            <w:sdt>
              <w:sdtPr>
                <w:rPr>
                  <w:b w:val="0"/>
                </w:rPr>
                <w:id w:val="-1262216642"/>
                <w:docPartObj>
                  <w:docPartGallery w:val="Table of Contents"/>
                  <w:docPartUnique/>
                </w:docPartObj>
              </w:sdtPr>
              <w:sdtEndPr>
                <w:rPr>
                  <w14:scene3d>
                    <w14:camera w14:prst="orthographicFront"/>
                    <w14:lightRig w14:rig="threePt" w14:dir="t">
                      <w14:rot w14:lat="0" w14:lon="0" w14:rev="0"/>
                    </w14:lightRig>
                  </w14:scene3d>
                </w:rPr>
              </w:sdtEndPr>
              <w:sdtContent>
                <w:p w14:paraId="62650848" w14:textId="5BA9C294" w:rsidR="002D5797" w:rsidRDefault="00403710">
                  <w:pPr>
                    <w:pStyle w:val="TOC5"/>
                    <w:rPr>
                      <w:rFonts w:asciiTheme="minorHAnsi" w:eastAsiaTheme="minorEastAsia" w:hAnsiTheme="minorHAnsi" w:cstheme="minorBidi"/>
                      <w:b w:val="0"/>
                      <w:noProof/>
                      <w:kern w:val="2"/>
                      <w:sz w:val="22"/>
                      <w:szCs w:val="22"/>
                      <w:lang w:val="en-US"/>
                      <w14:ligatures w14:val="standardContextual"/>
                    </w:rPr>
                  </w:pPr>
                  <w:r w:rsidRPr="006933C3">
                    <w:rPr>
                      <w:noProof/>
                      <w14:scene3d>
                        <w14:camera w14:prst="orthographicFront"/>
                        <w14:lightRig w14:rig="threePt" w14:dir="t">
                          <w14:rot w14:lat="0" w14:lon="0" w14:rev="0"/>
                        </w14:lightRig>
                      </w14:scene3d>
                    </w:rPr>
                    <w:fldChar w:fldCharType="begin"/>
                  </w:r>
                  <w:r w:rsidRPr="006933C3">
                    <w:instrText xml:space="preserve"> TOC \o "2-3" \h \z \t "Kop 1</w:instrText>
                  </w:r>
                  <w:r w:rsidRPr="006933C3">
                    <w:fldChar w:fldCharType="begin"/>
                  </w:r>
                  <w:r w:rsidRPr="006933C3">
                    <w:instrText xml:space="preserve"> IF </w:instrText>
                  </w:r>
                  <w:r w:rsidRPr="006933C3">
                    <w:fldChar w:fldCharType="begin"/>
                  </w:r>
                  <w:r w:rsidRPr="006933C3">
                    <w:instrText xml:space="preserve"> COMPARE </w:instrText>
                  </w:r>
                  <w:r w:rsidRPr="006933C3">
                    <w:fldChar w:fldCharType="begin"/>
                  </w:r>
                  <w:r w:rsidRPr="006933C3">
                    <w:instrText xml:space="preserve"> =PRODUCT(2,3) </w:instrText>
                  </w:r>
                  <w:r w:rsidRPr="006933C3">
                    <w:fldChar w:fldCharType="separate"/>
                  </w:r>
                  <w:r w:rsidR="002D5797">
                    <w:rPr>
                      <w:noProof/>
                    </w:rPr>
                    <w:instrText>6</w:instrText>
                  </w:r>
                  <w:r w:rsidRPr="006933C3">
                    <w:fldChar w:fldCharType="end"/>
                  </w:r>
                  <w:r w:rsidRPr="006933C3">
                    <w:instrText xml:space="preserve"> = 6 </w:instrText>
                  </w:r>
                  <w:r w:rsidRPr="006933C3">
                    <w:fldChar w:fldCharType="separate"/>
                  </w:r>
                  <w:r w:rsidR="002D5797">
                    <w:rPr>
                      <w:noProof/>
                    </w:rPr>
                    <w:instrText>1</w:instrText>
                  </w:r>
                  <w:r w:rsidRPr="006933C3">
                    <w:fldChar w:fldCharType="end"/>
                  </w:r>
                  <w:r w:rsidRPr="006933C3">
                    <w:instrText xml:space="preserve"> = 1 "," ";" </w:instrText>
                  </w:r>
                  <w:r w:rsidRPr="006933C3">
                    <w:fldChar w:fldCharType="separate"/>
                  </w:r>
                  <w:r w:rsidR="002D5797" w:rsidRPr="006933C3">
                    <w:rPr>
                      <w:noProof/>
                    </w:rPr>
                    <w:instrText>,</w:instrText>
                  </w:r>
                  <w:r w:rsidRPr="006933C3">
                    <w:fldChar w:fldCharType="end"/>
                  </w:r>
                  <w:r w:rsidRPr="006933C3">
                    <w:instrText>1</w:instrText>
                  </w:r>
                  <w:r w:rsidRPr="006933C3">
                    <w:fldChar w:fldCharType="begin"/>
                  </w:r>
                  <w:r w:rsidRPr="006933C3">
                    <w:instrText xml:space="preserve"> IF </w:instrText>
                  </w:r>
                  <w:r w:rsidRPr="006933C3">
                    <w:fldChar w:fldCharType="begin"/>
                  </w:r>
                  <w:r w:rsidRPr="006933C3">
                    <w:instrText xml:space="preserve"> COMPARE </w:instrText>
                  </w:r>
                  <w:r w:rsidRPr="006933C3">
                    <w:fldChar w:fldCharType="begin"/>
                  </w:r>
                  <w:r w:rsidRPr="006933C3">
                    <w:instrText xml:space="preserve"> =PRODUCT(2,3) </w:instrText>
                  </w:r>
                  <w:r w:rsidRPr="006933C3">
                    <w:fldChar w:fldCharType="separate"/>
                  </w:r>
                  <w:r w:rsidR="002D5797">
                    <w:rPr>
                      <w:noProof/>
                    </w:rPr>
                    <w:instrText>6</w:instrText>
                  </w:r>
                  <w:r w:rsidRPr="006933C3">
                    <w:fldChar w:fldCharType="end"/>
                  </w:r>
                  <w:r w:rsidRPr="006933C3">
                    <w:instrText xml:space="preserve"> = 6 </w:instrText>
                  </w:r>
                  <w:r w:rsidRPr="006933C3">
                    <w:fldChar w:fldCharType="separate"/>
                  </w:r>
                  <w:r w:rsidR="002D5797">
                    <w:rPr>
                      <w:noProof/>
                    </w:rPr>
                    <w:instrText>1</w:instrText>
                  </w:r>
                  <w:r w:rsidRPr="006933C3">
                    <w:fldChar w:fldCharType="end"/>
                  </w:r>
                  <w:r w:rsidRPr="006933C3">
                    <w:instrText xml:space="preserve"> = 1 "," ";" </w:instrText>
                  </w:r>
                  <w:r w:rsidRPr="006933C3">
                    <w:fldChar w:fldCharType="separate"/>
                  </w:r>
                  <w:r w:rsidR="002D5797" w:rsidRPr="006933C3">
                    <w:rPr>
                      <w:noProof/>
                    </w:rPr>
                    <w:instrText>,</w:instrText>
                  </w:r>
                  <w:r w:rsidRPr="006933C3">
                    <w:fldChar w:fldCharType="end"/>
                  </w:r>
                  <w:r w:rsidRPr="006933C3">
                    <w:instrText>Heading 1</w:instrText>
                  </w:r>
                  <w:r w:rsidRPr="006933C3">
                    <w:fldChar w:fldCharType="begin"/>
                  </w:r>
                  <w:r w:rsidRPr="006933C3">
                    <w:instrText xml:space="preserve"> IF </w:instrText>
                  </w:r>
                  <w:r w:rsidRPr="006933C3">
                    <w:fldChar w:fldCharType="begin"/>
                  </w:r>
                  <w:r w:rsidRPr="006933C3">
                    <w:instrText xml:space="preserve"> COMPARE </w:instrText>
                  </w:r>
                  <w:r w:rsidRPr="006933C3">
                    <w:fldChar w:fldCharType="begin"/>
                  </w:r>
                  <w:r w:rsidRPr="006933C3">
                    <w:instrText xml:space="preserve"> =PRODUCT(2,3) </w:instrText>
                  </w:r>
                  <w:r w:rsidRPr="006933C3">
                    <w:fldChar w:fldCharType="separate"/>
                  </w:r>
                  <w:r w:rsidR="002D5797">
                    <w:rPr>
                      <w:noProof/>
                    </w:rPr>
                    <w:instrText>6</w:instrText>
                  </w:r>
                  <w:r w:rsidRPr="006933C3">
                    <w:fldChar w:fldCharType="end"/>
                  </w:r>
                  <w:r w:rsidRPr="006933C3">
                    <w:instrText xml:space="preserve"> = 6 </w:instrText>
                  </w:r>
                  <w:r w:rsidRPr="006933C3">
                    <w:fldChar w:fldCharType="separate"/>
                  </w:r>
                  <w:r w:rsidR="002D5797">
                    <w:rPr>
                      <w:noProof/>
                    </w:rPr>
                    <w:instrText>1</w:instrText>
                  </w:r>
                  <w:r w:rsidRPr="006933C3">
                    <w:fldChar w:fldCharType="end"/>
                  </w:r>
                  <w:r w:rsidRPr="006933C3">
                    <w:instrText xml:space="preserve"> = 1 "," ";" </w:instrText>
                  </w:r>
                  <w:r w:rsidRPr="006933C3">
                    <w:fldChar w:fldCharType="separate"/>
                  </w:r>
                  <w:r w:rsidR="002D5797" w:rsidRPr="006933C3">
                    <w:rPr>
                      <w:noProof/>
                    </w:rPr>
                    <w:instrText>,</w:instrText>
                  </w:r>
                  <w:r w:rsidRPr="006933C3">
                    <w:fldChar w:fldCharType="end"/>
                  </w:r>
                  <w:r w:rsidRPr="006933C3">
                    <w:instrText>1</w:instrText>
                  </w:r>
                  <w:r w:rsidRPr="006933C3">
                    <w:fldChar w:fldCharType="begin"/>
                  </w:r>
                  <w:r w:rsidRPr="006933C3">
                    <w:instrText xml:space="preserve"> IF </w:instrText>
                  </w:r>
                  <w:r w:rsidRPr="006933C3">
                    <w:fldChar w:fldCharType="begin"/>
                  </w:r>
                  <w:r w:rsidRPr="006933C3">
                    <w:instrText xml:space="preserve"> COMPARE </w:instrText>
                  </w:r>
                  <w:r w:rsidRPr="006933C3">
                    <w:fldChar w:fldCharType="begin"/>
                  </w:r>
                  <w:r w:rsidRPr="006933C3">
                    <w:instrText xml:space="preserve"> =PRODUCT(2,3) </w:instrText>
                  </w:r>
                  <w:r w:rsidRPr="006933C3">
                    <w:fldChar w:fldCharType="separate"/>
                  </w:r>
                  <w:r w:rsidR="002D5797">
                    <w:rPr>
                      <w:noProof/>
                    </w:rPr>
                    <w:instrText>6</w:instrText>
                  </w:r>
                  <w:r w:rsidRPr="006933C3">
                    <w:fldChar w:fldCharType="end"/>
                  </w:r>
                  <w:r w:rsidRPr="006933C3">
                    <w:instrText xml:space="preserve"> = 6 </w:instrText>
                  </w:r>
                  <w:r w:rsidRPr="006933C3">
                    <w:fldChar w:fldCharType="separate"/>
                  </w:r>
                  <w:r w:rsidR="002D5797">
                    <w:rPr>
                      <w:noProof/>
                    </w:rPr>
                    <w:instrText>1</w:instrText>
                  </w:r>
                  <w:r w:rsidRPr="006933C3">
                    <w:fldChar w:fldCharType="end"/>
                  </w:r>
                  <w:r w:rsidRPr="006933C3">
                    <w:instrText xml:space="preserve"> = 1 "," ";" </w:instrText>
                  </w:r>
                  <w:r w:rsidRPr="006933C3">
                    <w:fldChar w:fldCharType="separate"/>
                  </w:r>
                  <w:r w:rsidR="002D5797" w:rsidRPr="006933C3">
                    <w:rPr>
                      <w:noProof/>
                    </w:rPr>
                    <w:instrText>,</w:instrText>
                  </w:r>
                  <w:r w:rsidRPr="006933C3">
                    <w:fldChar w:fldCharType="end"/>
                  </w:r>
                  <w:r w:rsidRPr="006933C3">
                    <w:instrText>Kop 1 ongenummerd</w:instrText>
                  </w:r>
                  <w:r w:rsidRPr="006933C3">
                    <w:fldChar w:fldCharType="begin"/>
                  </w:r>
                  <w:r w:rsidRPr="006933C3">
                    <w:instrText xml:space="preserve"> IF </w:instrText>
                  </w:r>
                  <w:r w:rsidRPr="006933C3">
                    <w:fldChar w:fldCharType="begin"/>
                  </w:r>
                  <w:r w:rsidRPr="006933C3">
                    <w:instrText xml:space="preserve"> COMPARE </w:instrText>
                  </w:r>
                  <w:r w:rsidRPr="006933C3">
                    <w:fldChar w:fldCharType="begin"/>
                  </w:r>
                  <w:r w:rsidRPr="006933C3">
                    <w:instrText xml:space="preserve"> =PRODUCT(2,3) </w:instrText>
                  </w:r>
                  <w:r w:rsidRPr="006933C3">
                    <w:fldChar w:fldCharType="separate"/>
                  </w:r>
                  <w:r w:rsidR="002D5797">
                    <w:rPr>
                      <w:noProof/>
                    </w:rPr>
                    <w:instrText>6</w:instrText>
                  </w:r>
                  <w:r w:rsidRPr="006933C3">
                    <w:fldChar w:fldCharType="end"/>
                  </w:r>
                  <w:r w:rsidRPr="006933C3">
                    <w:instrText xml:space="preserve"> = 6 </w:instrText>
                  </w:r>
                  <w:r w:rsidRPr="006933C3">
                    <w:fldChar w:fldCharType="separate"/>
                  </w:r>
                  <w:r w:rsidR="002D5797">
                    <w:rPr>
                      <w:noProof/>
                    </w:rPr>
                    <w:instrText>1</w:instrText>
                  </w:r>
                  <w:r w:rsidRPr="006933C3">
                    <w:fldChar w:fldCharType="end"/>
                  </w:r>
                  <w:r w:rsidRPr="006933C3">
                    <w:instrText xml:space="preserve"> = 1 "," ";" </w:instrText>
                  </w:r>
                  <w:r w:rsidRPr="006933C3">
                    <w:fldChar w:fldCharType="separate"/>
                  </w:r>
                  <w:r w:rsidR="002D5797" w:rsidRPr="006933C3">
                    <w:rPr>
                      <w:noProof/>
                    </w:rPr>
                    <w:instrText>,</w:instrText>
                  </w:r>
                  <w:r w:rsidRPr="006933C3">
                    <w:fldChar w:fldCharType="end"/>
                  </w:r>
                  <w:r w:rsidRPr="006933C3">
                    <w:instrText>5</w:instrText>
                  </w:r>
                  <w:r w:rsidRPr="006933C3">
                    <w:fldChar w:fldCharType="begin"/>
                  </w:r>
                  <w:r w:rsidRPr="006933C3">
                    <w:instrText xml:space="preserve"> IF </w:instrText>
                  </w:r>
                  <w:r w:rsidRPr="006933C3">
                    <w:fldChar w:fldCharType="begin"/>
                  </w:r>
                  <w:r w:rsidRPr="006933C3">
                    <w:instrText xml:space="preserve"> COMPARE </w:instrText>
                  </w:r>
                  <w:r w:rsidRPr="006933C3">
                    <w:fldChar w:fldCharType="begin"/>
                  </w:r>
                  <w:r w:rsidRPr="006933C3">
                    <w:instrText xml:space="preserve"> =PRODUCT(2,3) </w:instrText>
                  </w:r>
                  <w:r w:rsidRPr="006933C3">
                    <w:fldChar w:fldCharType="separate"/>
                  </w:r>
                  <w:r w:rsidR="002D5797">
                    <w:rPr>
                      <w:noProof/>
                    </w:rPr>
                    <w:instrText>6</w:instrText>
                  </w:r>
                  <w:r w:rsidRPr="006933C3">
                    <w:fldChar w:fldCharType="end"/>
                  </w:r>
                  <w:r w:rsidRPr="006933C3">
                    <w:instrText xml:space="preserve"> = 6 </w:instrText>
                  </w:r>
                  <w:r w:rsidRPr="006933C3">
                    <w:fldChar w:fldCharType="separate"/>
                  </w:r>
                  <w:r w:rsidR="002D5797">
                    <w:rPr>
                      <w:noProof/>
                    </w:rPr>
                    <w:instrText>1</w:instrText>
                  </w:r>
                  <w:r w:rsidRPr="006933C3">
                    <w:fldChar w:fldCharType="end"/>
                  </w:r>
                  <w:r w:rsidRPr="006933C3">
                    <w:instrText xml:space="preserve"> = 1 "," ";" </w:instrText>
                  </w:r>
                  <w:r w:rsidRPr="006933C3">
                    <w:fldChar w:fldCharType="separate"/>
                  </w:r>
                  <w:r w:rsidR="002D5797" w:rsidRPr="006933C3">
                    <w:rPr>
                      <w:noProof/>
                    </w:rPr>
                    <w:instrText>,</w:instrText>
                  </w:r>
                  <w:r w:rsidRPr="006933C3">
                    <w:fldChar w:fldCharType="end"/>
                  </w:r>
                  <w:r w:rsidRPr="006933C3">
                    <w:instrText>Kop 1 met 2 regels;1</w:instrText>
                  </w:r>
                  <w:r w:rsidRPr="006933C3">
                    <w:fldChar w:fldCharType="begin"/>
                  </w:r>
                  <w:r w:rsidRPr="006933C3">
                    <w:instrText xml:space="preserve"> IF </w:instrText>
                  </w:r>
                  <w:r w:rsidRPr="006933C3">
                    <w:fldChar w:fldCharType="begin"/>
                  </w:r>
                  <w:r w:rsidRPr="006933C3">
                    <w:instrText xml:space="preserve"> COMPARE </w:instrText>
                  </w:r>
                  <w:r w:rsidRPr="006933C3">
                    <w:fldChar w:fldCharType="begin"/>
                  </w:r>
                  <w:r w:rsidRPr="006933C3">
                    <w:instrText xml:space="preserve"> =PRODUCT(2,3) </w:instrText>
                  </w:r>
                  <w:r w:rsidRPr="006933C3">
                    <w:fldChar w:fldCharType="separate"/>
                  </w:r>
                  <w:r w:rsidR="002D5797">
                    <w:rPr>
                      <w:noProof/>
                    </w:rPr>
                    <w:instrText>6</w:instrText>
                  </w:r>
                  <w:r w:rsidRPr="006933C3">
                    <w:fldChar w:fldCharType="end"/>
                  </w:r>
                  <w:r w:rsidRPr="006933C3">
                    <w:instrText xml:space="preserve"> = 6 </w:instrText>
                  </w:r>
                  <w:r w:rsidRPr="006933C3">
                    <w:fldChar w:fldCharType="separate"/>
                  </w:r>
                  <w:r w:rsidR="002D5797">
                    <w:rPr>
                      <w:noProof/>
                    </w:rPr>
                    <w:instrText>1</w:instrText>
                  </w:r>
                  <w:r w:rsidRPr="006933C3">
                    <w:fldChar w:fldCharType="end"/>
                  </w:r>
                  <w:r w:rsidRPr="006933C3">
                    <w:instrText xml:space="preserve"> = 1 "," ";" </w:instrText>
                  </w:r>
                  <w:r w:rsidRPr="006933C3">
                    <w:fldChar w:fldCharType="separate"/>
                  </w:r>
                  <w:r w:rsidR="002D5797" w:rsidRPr="006933C3">
                    <w:rPr>
                      <w:noProof/>
                    </w:rPr>
                    <w:instrText>,</w:instrText>
                  </w:r>
                  <w:r w:rsidRPr="006933C3">
                    <w:fldChar w:fldCharType="end"/>
                  </w:r>
                  <w:r w:rsidRPr="006933C3">
                    <w:instrText>Kop Bijlage</w:instrText>
                  </w:r>
                  <w:r w:rsidRPr="006933C3">
                    <w:fldChar w:fldCharType="begin"/>
                  </w:r>
                  <w:r w:rsidRPr="006933C3">
                    <w:instrText xml:space="preserve"> IF </w:instrText>
                  </w:r>
                  <w:r w:rsidRPr="006933C3">
                    <w:fldChar w:fldCharType="begin"/>
                  </w:r>
                  <w:r w:rsidRPr="006933C3">
                    <w:instrText xml:space="preserve"> COMPARE </w:instrText>
                  </w:r>
                  <w:r w:rsidRPr="006933C3">
                    <w:fldChar w:fldCharType="begin"/>
                  </w:r>
                  <w:r w:rsidRPr="006933C3">
                    <w:instrText xml:space="preserve"> =PRODUCT(2,3) </w:instrText>
                  </w:r>
                  <w:r w:rsidRPr="006933C3">
                    <w:fldChar w:fldCharType="separate"/>
                  </w:r>
                  <w:r w:rsidR="002D5797">
                    <w:rPr>
                      <w:noProof/>
                    </w:rPr>
                    <w:instrText>6</w:instrText>
                  </w:r>
                  <w:r w:rsidRPr="006933C3">
                    <w:fldChar w:fldCharType="end"/>
                  </w:r>
                  <w:r w:rsidRPr="006933C3">
                    <w:instrText xml:space="preserve"> = 6 </w:instrText>
                  </w:r>
                  <w:r w:rsidRPr="006933C3">
                    <w:fldChar w:fldCharType="separate"/>
                  </w:r>
                  <w:r w:rsidR="002D5797">
                    <w:rPr>
                      <w:noProof/>
                    </w:rPr>
                    <w:instrText>1</w:instrText>
                  </w:r>
                  <w:r w:rsidRPr="006933C3">
                    <w:fldChar w:fldCharType="end"/>
                  </w:r>
                  <w:r w:rsidRPr="006933C3">
                    <w:instrText xml:space="preserve"> = 1 "," ";" </w:instrText>
                  </w:r>
                  <w:r w:rsidRPr="006933C3">
                    <w:fldChar w:fldCharType="separate"/>
                  </w:r>
                  <w:r w:rsidR="002D5797" w:rsidRPr="006933C3">
                    <w:rPr>
                      <w:noProof/>
                    </w:rPr>
                    <w:instrText>,</w:instrText>
                  </w:r>
                  <w:r w:rsidRPr="006933C3">
                    <w:fldChar w:fldCharType="end"/>
                  </w:r>
                  <w:r w:rsidRPr="006933C3">
                    <w:instrText>4</w:instrText>
                  </w:r>
                  <w:r w:rsidRPr="006933C3">
                    <w:fldChar w:fldCharType="begin"/>
                  </w:r>
                  <w:r w:rsidRPr="006933C3">
                    <w:instrText xml:space="preserve"> IF </w:instrText>
                  </w:r>
                  <w:r w:rsidRPr="006933C3">
                    <w:fldChar w:fldCharType="begin"/>
                  </w:r>
                  <w:r w:rsidRPr="006933C3">
                    <w:instrText xml:space="preserve"> COMPARE </w:instrText>
                  </w:r>
                  <w:r w:rsidRPr="006933C3">
                    <w:fldChar w:fldCharType="begin"/>
                  </w:r>
                  <w:r w:rsidRPr="006933C3">
                    <w:instrText xml:space="preserve"> =PRODUCT(2,3) </w:instrText>
                  </w:r>
                  <w:r w:rsidRPr="006933C3">
                    <w:fldChar w:fldCharType="separate"/>
                  </w:r>
                  <w:r w:rsidR="002D5797">
                    <w:rPr>
                      <w:noProof/>
                    </w:rPr>
                    <w:instrText>6</w:instrText>
                  </w:r>
                  <w:r w:rsidRPr="006933C3">
                    <w:fldChar w:fldCharType="end"/>
                  </w:r>
                  <w:r w:rsidRPr="006933C3">
                    <w:instrText xml:space="preserve"> = 6 </w:instrText>
                  </w:r>
                  <w:r w:rsidRPr="006933C3">
                    <w:fldChar w:fldCharType="separate"/>
                  </w:r>
                  <w:r w:rsidR="002D5797">
                    <w:rPr>
                      <w:noProof/>
                    </w:rPr>
                    <w:instrText>1</w:instrText>
                  </w:r>
                  <w:r w:rsidRPr="006933C3">
                    <w:fldChar w:fldCharType="end"/>
                  </w:r>
                  <w:r w:rsidRPr="006933C3">
                    <w:instrText xml:space="preserve"> = 1 "," ";" </w:instrText>
                  </w:r>
                  <w:r w:rsidRPr="006933C3">
                    <w:fldChar w:fldCharType="separate"/>
                  </w:r>
                  <w:r w:rsidR="002D5797" w:rsidRPr="006933C3">
                    <w:rPr>
                      <w:noProof/>
                    </w:rPr>
                    <w:instrText>,</w:instrText>
                  </w:r>
                  <w:r w:rsidRPr="006933C3">
                    <w:fldChar w:fldCharType="end"/>
                  </w:r>
                  <w:r w:rsidRPr="006933C3">
                    <w:instrText>Kop Bijlage met 2 regels</w:instrText>
                  </w:r>
                  <w:r w:rsidRPr="006933C3">
                    <w:fldChar w:fldCharType="begin"/>
                  </w:r>
                  <w:r w:rsidRPr="006933C3">
                    <w:instrText xml:space="preserve"> IF </w:instrText>
                  </w:r>
                  <w:r w:rsidRPr="006933C3">
                    <w:fldChar w:fldCharType="begin"/>
                  </w:r>
                  <w:r w:rsidRPr="006933C3">
                    <w:instrText xml:space="preserve"> COMPARE </w:instrText>
                  </w:r>
                  <w:r w:rsidRPr="006933C3">
                    <w:fldChar w:fldCharType="begin"/>
                  </w:r>
                  <w:r w:rsidRPr="006933C3">
                    <w:instrText xml:space="preserve"> =PRODUCT(2,3) </w:instrText>
                  </w:r>
                  <w:r w:rsidRPr="006933C3">
                    <w:fldChar w:fldCharType="separate"/>
                  </w:r>
                  <w:r w:rsidR="002D5797">
                    <w:rPr>
                      <w:noProof/>
                    </w:rPr>
                    <w:instrText>6</w:instrText>
                  </w:r>
                  <w:r w:rsidRPr="006933C3">
                    <w:fldChar w:fldCharType="end"/>
                  </w:r>
                  <w:r w:rsidRPr="006933C3">
                    <w:instrText xml:space="preserve"> = 6 </w:instrText>
                  </w:r>
                  <w:r w:rsidRPr="006933C3">
                    <w:fldChar w:fldCharType="separate"/>
                  </w:r>
                  <w:r w:rsidR="002D5797">
                    <w:rPr>
                      <w:noProof/>
                    </w:rPr>
                    <w:instrText>1</w:instrText>
                  </w:r>
                  <w:r w:rsidRPr="006933C3">
                    <w:fldChar w:fldCharType="end"/>
                  </w:r>
                  <w:r w:rsidRPr="006933C3">
                    <w:instrText xml:space="preserve"> = 1 "," ";" </w:instrText>
                  </w:r>
                  <w:r w:rsidRPr="006933C3">
                    <w:fldChar w:fldCharType="separate"/>
                  </w:r>
                  <w:r w:rsidR="002D5797" w:rsidRPr="006933C3">
                    <w:rPr>
                      <w:noProof/>
                    </w:rPr>
                    <w:instrText>,</w:instrText>
                  </w:r>
                  <w:r w:rsidRPr="006933C3">
                    <w:fldChar w:fldCharType="end"/>
                  </w:r>
                  <w:r w:rsidRPr="006933C3">
                    <w:instrText xml:space="preserve">4" </w:instrText>
                  </w:r>
                  <w:r w:rsidRPr="006933C3">
                    <w:rPr>
                      <w:noProof/>
                      <w14:scene3d>
                        <w14:camera w14:prst="orthographicFront"/>
                        <w14:lightRig w14:rig="threePt" w14:dir="t">
                          <w14:rot w14:lat="0" w14:lon="0" w14:rev="0"/>
                        </w14:lightRig>
                      </w14:scene3d>
                    </w:rPr>
                    <w:fldChar w:fldCharType="separate"/>
                  </w:r>
                  <w:hyperlink w:anchor="_Toc183592635" w:history="1">
                    <w:r w:rsidR="002D5797" w:rsidRPr="00066587">
                      <w:rPr>
                        <w:rStyle w:val="Hyperlink"/>
                        <w:noProof/>
                      </w:rPr>
                      <w:t>Preface</w:t>
                    </w:r>
                    <w:r w:rsidR="002D5797">
                      <w:rPr>
                        <w:noProof/>
                        <w:webHidden/>
                      </w:rPr>
                      <w:tab/>
                    </w:r>
                    <w:r w:rsidR="002D5797">
                      <w:rPr>
                        <w:noProof/>
                        <w:webHidden/>
                      </w:rPr>
                      <w:fldChar w:fldCharType="begin"/>
                    </w:r>
                    <w:r w:rsidR="002D5797">
                      <w:rPr>
                        <w:noProof/>
                        <w:webHidden/>
                      </w:rPr>
                      <w:instrText xml:space="preserve"> PAGEREF _Toc183592635 \h </w:instrText>
                    </w:r>
                    <w:r w:rsidR="002D5797">
                      <w:rPr>
                        <w:noProof/>
                        <w:webHidden/>
                      </w:rPr>
                    </w:r>
                    <w:r w:rsidR="002D5797">
                      <w:rPr>
                        <w:noProof/>
                        <w:webHidden/>
                      </w:rPr>
                      <w:fldChar w:fldCharType="separate"/>
                    </w:r>
                    <w:r w:rsidR="002D5797">
                      <w:rPr>
                        <w:noProof/>
                        <w:webHidden/>
                      </w:rPr>
                      <w:t>7</w:t>
                    </w:r>
                    <w:r w:rsidR="002D5797">
                      <w:rPr>
                        <w:noProof/>
                        <w:webHidden/>
                      </w:rPr>
                      <w:fldChar w:fldCharType="end"/>
                    </w:r>
                  </w:hyperlink>
                </w:p>
                <w:p w14:paraId="58FBAFA9" w14:textId="1B4B6F58" w:rsidR="002D5797" w:rsidRDefault="002D5797">
                  <w:pPr>
                    <w:pStyle w:val="TOC5"/>
                    <w:rPr>
                      <w:rFonts w:asciiTheme="minorHAnsi" w:eastAsiaTheme="minorEastAsia" w:hAnsiTheme="minorHAnsi" w:cstheme="minorBidi"/>
                      <w:b w:val="0"/>
                      <w:noProof/>
                      <w:kern w:val="2"/>
                      <w:sz w:val="22"/>
                      <w:szCs w:val="22"/>
                      <w:lang w:val="en-US"/>
                      <w14:ligatures w14:val="standardContextual"/>
                    </w:rPr>
                  </w:pPr>
                  <w:hyperlink w:anchor="_Toc183592636" w:history="1">
                    <w:r w:rsidRPr="00066587">
                      <w:rPr>
                        <w:rStyle w:val="Hyperlink"/>
                        <w:noProof/>
                      </w:rPr>
                      <w:t>Acknowledgements</w:t>
                    </w:r>
                    <w:r>
                      <w:rPr>
                        <w:noProof/>
                        <w:webHidden/>
                      </w:rPr>
                      <w:tab/>
                    </w:r>
                    <w:r>
                      <w:rPr>
                        <w:noProof/>
                        <w:webHidden/>
                      </w:rPr>
                      <w:fldChar w:fldCharType="begin"/>
                    </w:r>
                    <w:r>
                      <w:rPr>
                        <w:noProof/>
                        <w:webHidden/>
                      </w:rPr>
                      <w:instrText xml:space="preserve"> PAGEREF _Toc183592636 \h </w:instrText>
                    </w:r>
                    <w:r>
                      <w:rPr>
                        <w:noProof/>
                        <w:webHidden/>
                      </w:rPr>
                    </w:r>
                    <w:r>
                      <w:rPr>
                        <w:noProof/>
                        <w:webHidden/>
                      </w:rPr>
                      <w:fldChar w:fldCharType="separate"/>
                    </w:r>
                    <w:r>
                      <w:rPr>
                        <w:noProof/>
                        <w:webHidden/>
                      </w:rPr>
                      <w:t>9</w:t>
                    </w:r>
                    <w:r>
                      <w:rPr>
                        <w:noProof/>
                        <w:webHidden/>
                      </w:rPr>
                      <w:fldChar w:fldCharType="end"/>
                    </w:r>
                  </w:hyperlink>
                </w:p>
                <w:p w14:paraId="4A8EC9C0" w14:textId="147EAD16" w:rsidR="002D5797" w:rsidRDefault="002D5797">
                  <w:pPr>
                    <w:pStyle w:val="TOC5"/>
                    <w:rPr>
                      <w:rFonts w:asciiTheme="minorHAnsi" w:eastAsiaTheme="minorEastAsia" w:hAnsiTheme="minorHAnsi" w:cstheme="minorBidi"/>
                      <w:b w:val="0"/>
                      <w:noProof/>
                      <w:kern w:val="2"/>
                      <w:sz w:val="22"/>
                      <w:szCs w:val="22"/>
                      <w:lang w:val="en-US"/>
                      <w14:ligatures w14:val="standardContextual"/>
                    </w:rPr>
                  </w:pPr>
                  <w:hyperlink w:anchor="_Toc183592637" w:history="1">
                    <w:r w:rsidRPr="00066587">
                      <w:rPr>
                        <w:rStyle w:val="Hyperlink"/>
                        <w:noProof/>
                      </w:rPr>
                      <w:t>List of abbreviations and acronyms</w:t>
                    </w:r>
                    <w:r>
                      <w:rPr>
                        <w:noProof/>
                        <w:webHidden/>
                      </w:rPr>
                      <w:tab/>
                    </w:r>
                    <w:r>
                      <w:rPr>
                        <w:noProof/>
                        <w:webHidden/>
                      </w:rPr>
                      <w:fldChar w:fldCharType="begin"/>
                    </w:r>
                    <w:r>
                      <w:rPr>
                        <w:noProof/>
                        <w:webHidden/>
                      </w:rPr>
                      <w:instrText xml:space="preserve"> PAGEREF _Toc183592637 \h </w:instrText>
                    </w:r>
                    <w:r>
                      <w:rPr>
                        <w:noProof/>
                        <w:webHidden/>
                      </w:rPr>
                    </w:r>
                    <w:r>
                      <w:rPr>
                        <w:noProof/>
                        <w:webHidden/>
                      </w:rPr>
                      <w:fldChar w:fldCharType="separate"/>
                    </w:r>
                    <w:r>
                      <w:rPr>
                        <w:noProof/>
                        <w:webHidden/>
                      </w:rPr>
                      <w:t>11</w:t>
                    </w:r>
                    <w:r>
                      <w:rPr>
                        <w:noProof/>
                        <w:webHidden/>
                      </w:rPr>
                      <w:fldChar w:fldCharType="end"/>
                    </w:r>
                  </w:hyperlink>
                </w:p>
                <w:p w14:paraId="62DE9F0B" w14:textId="7737D790" w:rsidR="002D5797" w:rsidRDefault="002D5797">
                  <w:pPr>
                    <w:pStyle w:val="TOC5"/>
                    <w:rPr>
                      <w:rFonts w:asciiTheme="minorHAnsi" w:eastAsiaTheme="minorEastAsia" w:hAnsiTheme="minorHAnsi" w:cstheme="minorBidi"/>
                      <w:b w:val="0"/>
                      <w:noProof/>
                      <w:kern w:val="2"/>
                      <w:sz w:val="22"/>
                      <w:szCs w:val="22"/>
                      <w:lang w:val="en-US"/>
                      <w14:ligatures w14:val="standardContextual"/>
                    </w:rPr>
                  </w:pPr>
                  <w:hyperlink w:anchor="_Toc183592638" w:history="1">
                    <w:r w:rsidRPr="00066587">
                      <w:rPr>
                        <w:rStyle w:val="Hyperlink"/>
                        <w:noProof/>
                      </w:rPr>
                      <w:t>Summary</w:t>
                    </w:r>
                    <w:r>
                      <w:rPr>
                        <w:noProof/>
                        <w:webHidden/>
                      </w:rPr>
                      <w:tab/>
                    </w:r>
                    <w:r>
                      <w:rPr>
                        <w:noProof/>
                        <w:webHidden/>
                      </w:rPr>
                      <w:fldChar w:fldCharType="begin"/>
                    </w:r>
                    <w:r>
                      <w:rPr>
                        <w:noProof/>
                        <w:webHidden/>
                      </w:rPr>
                      <w:instrText xml:space="preserve"> PAGEREF _Toc183592638 \h </w:instrText>
                    </w:r>
                    <w:r>
                      <w:rPr>
                        <w:noProof/>
                        <w:webHidden/>
                      </w:rPr>
                    </w:r>
                    <w:r>
                      <w:rPr>
                        <w:noProof/>
                        <w:webHidden/>
                      </w:rPr>
                      <w:fldChar w:fldCharType="separate"/>
                    </w:r>
                    <w:r>
                      <w:rPr>
                        <w:noProof/>
                        <w:webHidden/>
                      </w:rPr>
                      <w:t>13</w:t>
                    </w:r>
                    <w:r>
                      <w:rPr>
                        <w:noProof/>
                        <w:webHidden/>
                      </w:rPr>
                      <w:fldChar w:fldCharType="end"/>
                    </w:r>
                  </w:hyperlink>
                </w:p>
                <w:p w14:paraId="1188501A" w14:textId="3EBA44E6" w:rsidR="002D5797" w:rsidRDefault="002D5797">
                  <w:pPr>
                    <w:pStyle w:val="TOC1"/>
                    <w:rPr>
                      <w:rFonts w:asciiTheme="minorHAnsi" w:eastAsiaTheme="minorEastAsia" w:hAnsiTheme="minorHAnsi" w:cstheme="minorBidi"/>
                      <w:b w:val="0"/>
                      <w:kern w:val="2"/>
                      <w:sz w:val="22"/>
                      <w:szCs w:val="22"/>
                      <w:lang w:val="en-US"/>
                      <w14:ligatures w14:val="standardContextual"/>
                    </w:rPr>
                  </w:pPr>
                  <w:hyperlink w:anchor="_Toc183592639" w:history="1">
                    <w:r w:rsidRPr="00066587">
                      <w:rPr>
                        <w:rStyle w:val="Hyperlink"/>
                      </w:rPr>
                      <w:t>1</w:t>
                    </w:r>
                    <w:r>
                      <w:rPr>
                        <w:rFonts w:asciiTheme="minorHAnsi" w:eastAsiaTheme="minorEastAsia" w:hAnsiTheme="minorHAnsi" w:cstheme="minorBidi"/>
                        <w:b w:val="0"/>
                        <w:kern w:val="2"/>
                        <w:sz w:val="22"/>
                        <w:szCs w:val="22"/>
                        <w:lang w:val="en-US"/>
                        <w14:ligatures w14:val="standardContextual"/>
                      </w:rPr>
                      <w:tab/>
                    </w:r>
                    <w:r w:rsidRPr="00066587">
                      <w:rPr>
                        <w:rStyle w:val="Hyperlink"/>
                      </w:rPr>
                      <w:t>Background</w:t>
                    </w:r>
                    <w:r>
                      <w:rPr>
                        <w:webHidden/>
                      </w:rPr>
                      <w:tab/>
                    </w:r>
                    <w:r>
                      <w:rPr>
                        <w:webHidden/>
                      </w:rPr>
                      <w:fldChar w:fldCharType="begin"/>
                    </w:r>
                    <w:r>
                      <w:rPr>
                        <w:webHidden/>
                      </w:rPr>
                      <w:instrText xml:space="preserve"> PAGEREF _Toc183592639 \h </w:instrText>
                    </w:r>
                    <w:r>
                      <w:rPr>
                        <w:webHidden/>
                      </w:rPr>
                    </w:r>
                    <w:r>
                      <w:rPr>
                        <w:webHidden/>
                      </w:rPr>
                      <w:fldChar w:fldCharType="separate"/>
                    </w:r>
                    <w:r>
                      <w:rPr>
                        <w:webHidden/>
                      </w:rPr>
                      <w:t>16</w:t>
                    </w:r>
                    <w:r>
                      <w:rPr>
                        <w:webHidden/>
                      </w:rPr>
                      <w:fldChar w:fldCharType="end"/>
                    </w:r>
                  </w:hyperlink>
                </w:p>
                <w:p w14:paraId="3575A686" w14:textId="333B2E03" w:rsidR="002D5797" w:rsidRDefault="002D5797">
                  <w:pPr>
                    <w:pStyle w:val="TOC1"/>
                    <w:rPr>
                      <w:rFonts w:asciiTheme="minorHAnsi" w:eastAsiaTheme="minorEastAsia" w:hAnsiTheme="minorHAnsi" w:cstheme="minorBidi"/>
                      <w:b w:val="0"/>
                      <w:kern w:val="2"/>
                      <w:sz w:val="22"/>
                      <w:szCs w:val="22"/>
                      <w:lang w:val="en-US"/>
                      <w14:ligatures w14:val="standardContextual"/>
                    </w:rPr>
                  </w:pPr>
                  <w:hyperlink w:anchor="_Toc183592640" w:history="1">
                    <w:r w:rsidRPr="00066587">
                      <w:rPr>
                        <w:rStyle w:val="Hyperlink"/>
                      </w:rPr>
                      <w:t>2</w:t>
                    </w:r>
                    <w:r>
                      <w:rPr>
                        <w:rFonts w:asciiTheme="minorHAnsi" w:eastAsiaTheme="minorEastAsia" w:hAnsiTheme="minorHAnsi" w:cstheme="minorBidi"/>
                        <w:b w:val="0"/>
                        <w:kern w:val="2"/>
                        <w:sz w:val="22"/>
                        <w:szCs w:val="22"/>
                        <w:lang w:val="en-US"/>
                        <w14:ligatures w14:val="standardContextual"/>
                      </w:rPr>
                      <w:tab/>
                    </w:r>
                    <w:r w:rsidRPr="00066587">
                      <w:rPr>
                        <w:rStyle w:val="Hyperlink"/>
                      </w:rPr>
                      <w:t>Introduction</w:t>
                    </w:r>
                    <w:r>
                      <w:rPr>
                        <w:webHidden/>
                      </w:rPr>
                      <w:tab/>
                    </w:r>
                    <w:r>
                      <w:rPr>
                        <w:webHidden/>
                      </w:rPr>
                      <w:fldChar w:fldCharType="begin"/>
                    </w:r>
                    <w:r>
                      <w:rPr>
                        <w:webHidden/>
                      </w:rPr>
                      <w:instrText xml:space="preserve"> PAGEREF _Toc183592640 \h </w:instrText>
                    </w:r>
                    <w:r>
                      <w:rPr>
                        <w:webHidden/>
                      </w:rPr>
                    </w:r>
                    <w:r>
                      <w:rPr>
                        <w:webHidden/>
                      </w:rPr>
                      <w:fldChar w:fldCharType="separate"/>
                    </w:r>
                    <w:r>
                      <w:rPr>
                        <w:webHidden/>
                      </w:rPr>
                      <w:t>17</w:t>
                    </w:r>
                    <w:r>
                      <w:rPr>
                        <w:webHidden/>
                      </w:rPr>
                      <w:fldChar w:fldCharType="end"/>
                    </w:r>
                  </w:hyperlink>
                </w:p>
                <w:p w14:paraId="7D823B8B" w14:textId="52388FCC" w:rsidR="002D5797" w:rsidRDefault="002D5797">
                  <w:pPr>
                    <w:pStyle w:val="TOC1"/>
                    <w:rPr>
                      <w:rFonts w:asciiTheme="minorHAnsi" w:eastAsiaTheme="minorEastAsia" w:hAnsiTheme="minorHAnsi" w:cstheme="minorBidi"/>
                      <w:b w:val="0"/>
                      <w:kern w:val="2"/>
                      <w:sz w:val="22"/>
                      <w:szCs w:val="22"/>
                      <w:lang w:val="en-US"/>
                      <w14:ligatures w14:val="standardContextual"/>
                    </w:rPr>
                  </w:pPr>
                  <w:hyperlink w:anchor="_Toc183592641" w:history="1">
                    <w:r w:rsidRPr="00066587">
                      <w:rPr>
                        <w:rStyle w:val="Hyperlink"/>
                      </w:rPr>
                      <w:t>3</w:t>
                    </w:r>
                    <w:r>
                      <w:rPr>
                        <w:rFonts w:asciiTheme="minorHAnsi" w:eastAsiaTheme="minorEastAsia" w:hAnsiTheme="minorHAnsi" w:cstheme="minorBidi"/>
                        <w:b w:val="0"/>
                        <w:kern w:val="2"/>
                        <w:sz w:val="22"/>
                        <w:szCs w:val="22"/>
                        <w:lang w:val="en-US"/>
                        <w14:ligatures w14:val="standardContextual"/>
                      </w:rPr>
                      <w:tab/>
                    </w:r>
                    <w:r w:rsidRPr="00066587">
                      <w:rPr>
                        <w:rStyle w:val="Hyperlink"/>
                      </w:rPr>
                      <w:t>Objectives</w:t>
                    </w:r>
                    <w:r>
                      <w:rPr>
                        <w:webHidden/>
                      </w:rPr>
                      <w:tab/>
                    </w:r>
                    <w:r>
                      <w:rPr>
                        <w:webHidden/>
                      </w:rPr>
                      <w:fldChar w:fldCharType="begin"/>
                    </w:r>
                    <w:r>
                      <w:rPr>
                        <w:webHidden/>
                      </w:rPr>
                      <w:instrText xml:space="preserve"> PAGEREF _Toc183592641 \h </w:instrText>
                    </w:r>
                    <w:r>
                      <w:rPr>
                        <w:webHidden/>
                      </w:rPr>
                    </w:r>
                    <w:r>
                      <w:rPr>
                        <w:webHidden/>
                      </w:rPr>
                      <w:fldChar w:fldCharType="separate"/>
                    </w:r>
                    <w:r>
                      <w:rPr>
                        <w:webHidden/>
                      </w:rPr>
                      <w:t>18</w:t>
                    </w:r>
                    <w:r>
                      <w:rPr>
                        <w:webHidden/>
                      </w:rPr>
                      <w:fldChar w:fldCharType="end"/>
                    </w:r>
                  </w:hyperlink>
                </w:p>
                <w:p w14:paraId="08332DAC" w14:textId="5E045EEE" w:rsidR="002D5797" w:rsidRDefault="002D5797">
                  <w:pPr>
                    <w:pStyle w:val="TOC1"/>
                    <w:rPr>
                      <w:rFonts w:asciiTheme="minorHAnsi" w:eastAsiaTheme="minorEastAsia" w:hAnsiTheme="minorHAnsi" w:cstheme="minorBidi"/>
                      <w:b w:val="0"/>
                      <w:kern w:val="2"/>
                      <w:sz w:val="22"/>
                      <w:szCs w:val="22"/>
                      <w:lang w:val="en-US"/>
                      <w14:ligatures w14:val="standardContextual"/>
                    </w:rPr>
                  </w:pPr>
                  <w:hyperlink w:anchor="_Toc183592642" w:history="1">
                    <w:r w:rsidRPr="00066587">
                      <w:rPr>
                        <w:rStyle w:val="Hyperlink"/>
                      </w:rPr>
                      <w:t>4</w:t>
                    </w:r>
                    <w:r>
                      <w:rPr>
                        <w:rFonts w:asciiTheme="minorHAnsi" w:eastAsiaTheme="minorEastAsia" w:hAnsiTheme="minorHAnsi" w:cstheme="minorBidi"/>
                        <w:b w:val="0"/>
                        <w:kern w:val="2"/>
                        <w:sz w:val="22"/>
                        <w:szCs w:val="22"/>
                        <w:lang w:val="en-US"/>
                        <w14:ligatures w14:val="standardContextual"/>
                      </w:rPr>
                      <w:tab/>
                    </w:r>
                    <w:r w:rsidRPr="00066587">
                      <w:rPr>
                        <w:rStyle w:val="Hyperlink"/>
                      </w:rPr>
                      <w:t>Step-by-Step Guide to Metadata Integration in Sharepoint</w:t>
                    </w:r>
                    <w:r>
                      <w:rPr>
                        <w:webHidden/>
                      </w:rPr>
                      <w:tab/>
                    </w:r>
                    <w:r>
                      <w:rPr>
                        <w:webHidden/>
                      </w:rPr>
                      <w:fldChar w:fldCharType="begin"/>
                    </w:r>
                    <w:r>
                      <w:rPr>
                        <w:webHidden/>
                      </w:rPr>
                      <w:instrText xml:space="preserve"> PAGEREF _Toc183592642 \h </w:instrText>
                    </w:r>
                    <w:r>
                      <w:rPr>
                        <w:webHidden/>
                      </w:rPr>
                    </w:r>
                    <w:r>
                      <w:rPr>
                        <w:webHidden/>
                      </w:rPr>
                      <w:fldChar w:fldCharType="separate"/>
                    </w:r>
                    <w:r>
                      <w:rPr>
                        <w:webHidden/>
                      </w:rPr>
                      <w:t>19</w:t>
                    </w:r>
                    <w:r>
                      <w:rPr>
                        <w:webHidden/>
                      </w:rPr>
                      <w:fldChar w:fldCharType="end"/>
                    </w:r>
                  </w:hyperlink>
                </w:p>
                <w:p w14:paraId="2E6BE1CC" w14:textId="15ADF267" w:rsidR="002D5797" w:rsidRDefault="002D5797">
                  <w:pPr>
                    <w:pStyle w:val="TOC2"/>
                    <w:tabs>
                      <w:tab w:val="left" w:pos="1701"/>
                    </w:tabs>
                    <w:rPr>
                      <w:rFonts w:asciiTheme="minorHAnsi" w:eastAsiaTheme="minorEastAsia" w:hAnsiTheme="minorHAnsi" w:cstheme="minorBidi"/>
                      <w:kern w:val="2"/>
                      <w:sz w:val="22"/>
                      <w:szCs w:val="22"/>
                      <w:lang w:val="en-US"/>
                      <w14:ligatures w14:val="standardContextual"/>
                    </w:rPr>
                  </w:pPr>
                  <w:hyperlink w:anchor="_Toc183592643" w:history="1">
                    <w:r w:rsidRPr="00066587">
                      <w:rPr>
                        <w:rStyle w:val="Hyperlink"/>
                      </w:rPr>
                      <w:t>4.1</w:t>
                    </w:r>
                    <w:r>
                      <w:rPr>
                        <w:rFonts w:asciiTheme="minorHAnsi" w:eastAsiaTheme="minorEastAsia" w:hAnsiTheme="minorHAnsi" w:cstheme="minorBidi"/>
                        <w:kern w:val="2"/>
                        <w:sz w:val="22"/>
                        <w:szCs w:val="22"/>
                        <w:lang w:val="en-US"/>
                        <w14:ligatures w14:val="standardContextual"/>
                      </w:rPr>
                      <w:tab/>
                    </w:r>
                    <w:r w:rsidRPr="00066587">
                      <w:rPr>
                        <w:rStyle w:val="Hyperlink"/>
                      </w:rPr>
                      <w:t>Initial Setup</w:t>
                    </w:r>
                    <w:r>
                      <w:rPr>
                        <w:webHidden/>
                      </w:rPr>
                      <w:tab/>
                    </w:r>
                    <w:r>
                      <w:rPr>
                        <w:webHidden/>
                      </w:rPr>
                      <w:fldChar w:fldCharType="begin"/>
                    </w:r>
                    <w:r>
                      <w:rPr>
                        <w:webHidden/>
                      </w:rPr>
                      <w:instrText xml:space="preserve"> PAGEREF _Toc183592643 \h </w:instrText>
                    </w:r>
                    <w:r>
                      <w:rPr>
                        <w:webHidden/>
                      </w:rPr>
                    </w:r>
                    <w:r>
                      <w:rPr>
                        <w:webHidden/>
                      </w:rPr>
                      <w:fldChar w:fldCharType="separate"/>
                    </w:r>
                    <w:r>
                      <w:rPr>
                        <w:webHidden/>
                      </w:rPr>
                      <w:t>19</w:t>
                    </w:r>
                    <w:r>
                      <w:rPr>
                        <w:webHidden/>
                      </w:rPr>
                      <w:fldChar w:fldCharType="end"/>
                    </w:r>
                  </w:hyperlink>
                </w:p>
                <w:p w14:paraId="7BC21F6E" w14:textId="161506F3" w:rsidR="002D5797" w:rsidRDefault="002D5797">
                  <w:pPr>
                    <w:pStyle w:val="TOC2"/>
                    <w:tabs>
                      <w:tab w:val="left" w:pos="1701"/>
                    </w:tabs>
                    <w:rPr>
                      <w:rFonts w:asciiTheme="minorHAnsi" w:eastAsiaTheme="minorEastAsia" w:hAnsiTheme="minorHAnsi" w:cstheme="minorBidi"/>
                      <w:kern w:val="2"/>
                      <w:sz w:val="22"/>
                      <w:szCs w:val="22"/>
                      <w:lang w:val="en-US"/>
                      <w14:ligatures w14:val="standardContextual"/>
                    </w:rPr>
                  </w:pPr>
                  <w:hyperlink w:anchor="_Toc183592644" w:history="1">
                    <w:r w:rsidRPr="00066587">
                      <w:rPr>
                        <w:rStyle w:val="Hyperlink"/>
                      </w:rPr>
                      <w:t>4.2</w:t>
                    </w:r>
                    <w:r>
                      <w:rPr>
                        <w:rFonts w:asciiTheme="minorHAnsi" w:eastAsiaTheme="minorEastAsia" w:hAnsiTheme="minorHAnsi" w:cstheme="minorBidi"/>
                        <w:kern w:val="2"/>
                        <w:sz w:val="22"/>
                        <w:szCs w:val="22"/>
                        <w:lang w:val="en-US"/>
                        <w14:ligatures w14:val="standardContextual"/>
                      </w:rPr>
                      <w:tab/>
                    </w:r>
                    <w:r w:rsidRPr="00066587">
                      <w:rPr>
                        <w:rStyle w:val="Hyperlink"/>
                      </w:rPr>
                      <w:t>Create Metadata Columns in SharePoint</w:t>
                    </w:r>
                    <w:r>
                      <w:rPr>
                        <w:webHidden/>
                      </w:rPr>
                      <w:tab/>
                    </w:r>
                    <w:r>
                      <w:rPr>
                        <w:webHidden/>
                      </w:rPr>
                      <w:fldChar w:fldCharType="begin"/>
                    </w:r>
                    <w:r>
                      <w:rPr>
                        <w:webHidden/>
                      </w:rPr>
                      <w:instrText xml:space="preserve"> PAGEREF _Toc183592644 \h </w:instrText>
                    </w:r>
                    <w:r>
                      <w:rPr>
                        <w:webHidden/>
                      </w:rPr>
                    </w:r>
                    <w:r>
                      <w:rPr>
                        <w:webHidden/>
                      </w:rPr>
                      <w:fldChar w:fldCharType="separate"/>
                    </w:r>
                    <w:r>
                      <w:rPr>
                        <w:webHidden/>
                      </w:rPr>
                      <w:t>19</w:t>
                    </w:r>
                    <w:r>
                      <w:rPr>
                        <w:webHidden/>
                      </w:rPr>
                      <w:fldChar w:fldCharType="end"/>
                    </w:r>
                  </w:hyperlink>
                </w:p>
                <w:p w14:paraId="613CB45F" w14:textId="6E690DB1" w:rsidR="002D5797" w:rsidRDefault="002D5797">
                  <w:pPr>
                    <w:pStyle w:val="TOC2"/>
                    <w:tabs>
                      <w:tab w:val="left" w:pos="1701"/>
                    </w:tabs>
                    <w:rPr>
                      <w:rFonts w:asciiTheme="minorHAnsi" w:eastAsiaTheme="minorEastAsia" w:hAnsiTheme="minorHAnsi" w:cstheme="minorBidi"/>
                      <w:kern w:val="2"/>
                      <w:sz w:val="22"/>
                      <w:szCs w:val="22"/>
                      <w:lang w:val="en-US"/>
                      <w14:ligatures w14:val="standardContextual"/>
                    </w:rPr>
                  </w:pPr>
                  <w:hyperlink w:anchor="_Toc183592645" w:history="1">
                    <w:r w:rsidRPr="00066587">
                      <w:rPr>
                        <w:rStyle w:val="Hyperlink"/>
                      </w:rPr>
                      <w:t>4.3</w:t>
                    </w:r>
                    <w:r>
                      <w:rPr>
                        <w:rFonts w:asciiTheme="minorHAnsi" w:eastAsiaTheme="minorEastAsia" w:hAnsiTheme="minorHAnsi" w:cstheme="minorBidi"/>
                        <w:kern w:val="2"/>
                        <w:sz w:val="22"/>
                        <w:szCs w:val="22"/>
                        <w:lang w:val="en-US"/>
                        <w14:ligatures w14:val="standardContextual"/>
                      </w:rPr>
                      <w:tab/>
                    </w:r>
                    <w:r w:rsidRPr="00066587">
                      <w:rPr>
                        <w:rStyle w:val="Hyperlink"/>
                      </w:rPr>
                      <w:t>Create Metadata Fields:</w:t>
                    </w:r>
                    <w:r>
                      <w:rPr>
                        <w:webHidden/>
                      </w:rPr>
                      <w:tab/>
                    </w:r>
                    <w:r>
                      <w:rPr>
                        <w:webHidden/>
                      </w:rPr>
                      <w:fldChar w:fldCharType="begin"/>
                    </w:r>
                    <w:r>
                      <w:rPr>
                        <w:webHidden/>
                      </w:rPr>
                      <w:instrText xml:space="preserve"> PAGEREF _Toc183592645 \h </w:instrText>
                    </w:r>
                    <w:r>
                      <w:rPr>
                        <w:webHidden/>
                      </w:rPr>
                    </w:r>
                    <w:r>
                      <w:rPr>
                        <w:webHidden/>
                      </w:rPr>
                      <w:fldChar w:fldCharType="separate"/>
                    </w:r>
                    <w:r>
                      <w:rPr>
                        <w:webHidden/>
                      </w:rPr>
                      <w:t>20</w:t>
                    </w:r>
                    <w:r>
                      <w:rPr>
                        <w:webHidden/>
                      </w:rPr>
                      <w:fldChar w:fldCharType="end"/>
                    </w:r>
                  </w:hyperlink>
                </w:p>
                <w:p w14:paraId="70E092A0" w14:textId="67F52F40" w:rsidR="002D5797" w:rsidRDefault="002D5797">
                  <w:pPr>
                    <w:pStyle w:val="TOC2"/>
                    <w:tabs>
                      <w:tab w:val="left" w:pos="1701"/>
                    </w:tabs>
                    <w:rPr>
                      <w:rFonts w:asciiTheme="minorHAnsi" w:eastAsiaTheme="minorEastAsia" w:hAnsiTheme="minorHAnsi" w:cstheme="minorBidi"/>
                      <w:kern w:val="2"/>
                      <w:sz w:val="22"/>
                      <w:szCs w:val="22"/>
                      <w:lang w:val="en-US"/>
                      <w14:ligatures w14:val="standardContextual"/>
                    </w:rPr>
                  </w:pPr>
                  <w:hyperlink w:anchor="_Toc183592646" w:history="1">
                    <w:r w:rsidRPr="00066587">
                      <w:rPr>
                        <w:rStyle w:val="Hyperlink"/>
                      </w:rPr>
                      <w:t>4.4</w:t>
                    </w:r>
                    <w:r>
                      <w:rPr>
                        <w:rFonts w:asciiTheme="minorHAnsi" w:eastAsiaTheme="minorEastAsia" w:hAnsiTheme="minorHAnsi" w:cstheme="minorBidi"/>
                        <w:kern w:val="2"/>
                        <w:sz w:val="22"/>
                        <w:szCs w:val="22"/>
                        <w:lang w:val="en-US"/>
                        <w14:ligatures w14:val="standardContextual"/>
                      </w:rPr>
                      <w:tab/>
                    </w:r>
                    <w:r w:rsidRPr="00066587">
                      <w:rPr>
                        <w:rStyle w:val="Hyperlink"/>
                      </w:rPr>
                      <w:t>Populate Metadata for Individual Files</w:t>
                    </w:r>
                    <w:r>
                      <w:rPr>
                        <w:webHidden/>
                      </w:rPr>
                      <w:tab/>
                    </w:r>
                    <w:r>
                      <w:rPr>
                        <w:webHidden/>
                      </w:rPr>
                      <w:fldChar w:fldCharType="begin"/>
                    </w:r>
                    <w:r>
                      <w:rPr>
                        <w:webHidden/>
                      </w:rPr>
                      <w:instrText xml:space="preserve"> PAGEREF _Toc183592646 \h </w:instrText>
                    </w:r>
                    <w:r>
                      <w:rPr>
                        <w:webHidden/>
                      </w:rPr>
                    </w:r>
                    <w:r>
                      <w:rPr>
                        <w:webHidden/>
                      </w:rPr>
                      <w:fldChar w:fldCharType="separate"/>
                    </w:r>
                    <w:r>
                      <w:rPr>
                        <w:webHidden/>
                      </w:rPr>
                      <w:t>21</w:t>
                    </w:r>
                    <w:r>
                      <w:rPr>
                        <w:webHidden/>
                      </w:rPr>
                      <w:fldChar w:fldCharType="end"/>
                    </w:r>
                  </w:hyperlink>
                </w:p>
                <w:p w14:paraId="7265F676" w14:textId="16C7E7BB" w:rsidR="002D5797" w:rsidRDefault="002D5797">
                  <w:pPr>
                    <w:pStyle w:val="TOC2"/>
                    <w:tabs>
                      <w:tab w:val="left" w:pos="1701"/>
                    </w:tabs>
                    <w:rPr>
                      <w:rFonts w:asciiTheme="minorHAnsi" w:eastAsiaTheme="minorEastAsia" w:hAnsiTheme="minorHAnsi" w:cstheme="minorBidi"/>
                      <w:kern w:val="2"/>
                      <w:sz w:val="22"/>
                      <w:szCs w:val="22"/>
                      <w:lang w:val="en-US"/>
                      <w14:ligatures w14:val="standardContextual"/>
                    </w:rPr>
                  </w:pPr>
                  <w:hyperlink w:anchor="_Toc183592647" w:history="1">
                    <w:r w:rsidRPr="00066587">
                      <w:rPr>
                        <w:rStyle w:val="Hyperlink"/>
                      </w:rPr>
                      <w:t>4.5</w:t>
                    </w:r>
                    <w:r>
                      <w:rPr>
                        <w:rFonts w:asciiTheme="minorHAnsi" w:eastAsiaTheme="minorEastAsia" w:hAnsiTheme="minorHAnsi" w:cstheme="minorBidi"/>
                        <w:kern w:val="2"/>
                        <w:sz w:val="22"/>
                        <w:szCs w:val="22"/>
                        <w:lang w:val="en-US"/>
                        <w14:ligatures w14:val="standardContextual"/>
                      </w:rPr>
                      <w:tab/>
                    </w:r>
                    <w:r w:rsidRPr="00066587">
                      <w:rPr>
                        <w:rStyle w:val="Hyperlink"/>
                      </w:rPr>
                      <w:t>Final Steps and Review</w:t>
                    </w:r>
                    <w:r>
                      <w:rPr>
                        <w:webHidden/>
                      </w:rPr>
                      <w:tab/>
                    </w:r>
                    <w:r>
                      <w:rPr>
                        <w:webHidden/>
                      </w:rPr>
                      <w:fldChar w:fldCharType="begin"/>
                    </w:r>
                    <w:r>
                      <w:rPr>
                        <w:webHidden/>
                      </w:rPr>
                      <w:instrText xml:space="preserve"> PAGEREF _Toc183592647 \h </w:instrText>
                    </w:r>
                    <w:r>
                      <w:rPr>
                        <w:webHidden/>
                      </w:rPr>
                    </w:r>
                    <w:r>
                      <w:rPr>
                        <w:webHidden/>
                      </w:rPr>
                      <w:fldChar w:fldCharType="separate"/>
                    </w:r>
                    <w:r>
                      <w:rPr>
                        <w:webHidden/>
                      </w:rPr>
                      <w:t>23</w:t>
                    </w:r>
                    <w:r>
                      <w:rPr>
                        <w:webHidden/>
                      </w:rPr>
                      <w:fldChar w:fldCharType="end"/>
                    </w:r>
                  </w:hyperlink>
                </w:p>
                <w:p w14:paraId="4CAD1443" w14:textId="016A6E14" w:rsidR="002D5797" w:rsidRDefault="002D5797">
                  <w:pPr>
                    <w:pStyle w:val="TOC1"/>
                    <w:rPr>
                      <w:rFonts w:asciiTheme="minorHAnsi" w:eastAsiaTheme="minorEastAsia" w:hAnsiTheme="minorHAnsi" w:cstheme="minorBidi"/>
                      <w:b w:val="0"/>
                      <w:kern w:val="2"/>
                      <w:sz w:val="22"/>
                      <w:szCs w:val="22"/>
                      <w:lang w:val="en-US"/>
                      <w14:ligatures w14:val="standardContextual"/>
                    </w:rPr>
                  </w:pPr>
                  <w:hyperlink w:anchor="_Toc183592648" w:history="1">
                    <w:r w:rsidRPr="00066587">
                      <w:rPr>
                        <w:rStyle w:val="Hyperlink"/>
                      </w:rPr>
                      <w:t>5</w:t>
                    </w:r>
                    <w:r>
                      <w:rPr>
                        <w:rFonts w:asciiTheme="minorHAnsi" w:eastAsiaTheme="minorEastAsia" w:hAnsiTheme="minorHAnsi" w:cstheme="minorBidi"/>
                        <w:b w:val="0"/>
                        <w:kern w:val="2"/>
                        <w:sz w:val="22"/>
                        <w:szCs w:val="22"/>
                        <w:lang w:val="en-US"/>
                        <w14:ligatures w14:val="standardContextual"/>
                      </w:rPr>
                      <w:tab/>
                    </w:r>
                    <w:r w:rsidRPr="00066587">
                      <w:rPr>
                        <w:rStyle w:val="Hyperlink"/>
                      </w:rPr>
                      <w:t>Metadata Implementation in Files on Laptops, W-Drive, and Microsoft Office</w:t>
                    </w:r>
                    <w:r>
                      <w:rPr>
                        <w:webHidden/>
                      </w:rPr>
                      <w:tab/>
                    </w:r>
                    <w:r>
                      <w:rPr>
                        <w:webHidden/>
                      </w:rPr>
                      <w:fldChar w:fldCharType="begin"/>
                    </w:r>
                    <w:r>
                      <w:rPr>
                        <w:webHidden/>
                      </w:rPr>
                      <w:instrText xml:space="preserve"> PAGEREF _Toc183592648 \h </w:instrText>
                    </w:r>
                    <w:r>
                      <w:rPr>
                        <w:webHidden/>
                      </w:rPr>
                    </w:r>
                    <w:r>
                      <w:rPr>
                        <w:webHidden/>
                      </w:rPr>
                      <w:fldChar w:fldCharType="separate"/>
                    </w:r>
                    <w:r>
                      <w:rPr>
                        <w:webHidden/>
                      </w:rPr>
                      <w:t>24</w:t>
                    </w:r>
                    <w:r>
                      <w:rPr>
                        <w:webHidden/>
                      </w:rPr>
                      <w:fldChar w:fldCharType="end"/>
                    </w:r>
                  </w:hyperlink>
                </w:p>
                <w:p w14:paraId="26EF30DF" w14:textId="20AB0B60" w:rsidR="002D5797" w:rsidRDefault="002D5797">
                  <w:pPr>
                    <w:pStyle w:val="TOC1"/>
                    <w:rPr>
                      <w:rFonts w:asciiTheme="minorHAnsi" w:eastAsiaTheme="minorEastAsia" w:hAnsiTheme="minorHAnsi" w:cstheme="minorBidi"/>
                      <w:b w:val="0"/>
                      <w:kern w:val="2"/>
                      <w:sz w:val="22"/>
                      <w:szCs w:val="22"/>
                      <w:lang w:val="en-US"/>
                      <w14:ligatures w14:val="standardContextual"/>
                    </w:rPr>
                  </w:pPr>
                  <w:hyperlink w:anchor="_Toc183592649" w:history="1">
                    <w:r w:rsidRPr="00066587">
                      <w:rPr>
                        <w:rStyle w:val="Hyperlink"/>
                      </w:rPr>
                      <w:t>6</w:t>
                    </w:r>
                    <w:r>
                      <w:rPr>
                        <w:rFonts w:asciiTheme="minorHAnsi" w:eastAsiaTheme="minorEastAsia" w:hAnsiTheme="minorHAnsi" w:cstheme="minorBidi"/>
                        <w:b w:val="0"/>
                        <w:kern w:val="2"/>
                        <w:sz w:val="22"/>
                        <w:szCs w:val="22"/>
                        <w:lang w:val="en-US"/>
                        <w14:ligatures w14:val="standardContextual"/>
                      </w:rPr>
                      <w:tab/>
                    </w:r>
                    <w:r w:rsidRPr="00066587">
                      <w:rPr>
                        <w:rStyle w:val="Hyperlink"/>
                      </w:rPr>
                      <w:t>Introduction</w:t>
                    </w:r>
                    <w:r>
                      <w:rPr>
                        <w:webHidden/>
                      </w:rPr>
                      <w:tab/>
                    </w:r>
                    <w:r>
                      <w:rPr>
                        <w:webHidden/>
                      </w:rPr>
                      <w:fldChar w:fldCharType="begin"/>
                    </w:r>
                    <w:r>
                      <w:rPr>
                        <w:webHidden/>
                      </w:rPr>
                      <w:instrText xml:space="preserve"> PAGEREF _Toc183592649 \h </w:instrText>
                    </w:r>
                    <w:r>
                      <w:rPr>
                        <w:webHidden/>
                      </w:rPr>
                    </w:r>
                    <w:r>
                      <w:rPr>
                        <w:webHidden/>
                      </w:rPr>
                      <w:fldChar w:fldCharType="separate"/>
                    </w:r>
                    <w:r>
                      <w:rPr>
                        <w:webHidden/>
                      </w:rPr>
                      <w:t>25</w:t>
                    </w:r>
                    <w:r>
                      <w:rPr>
                        <w:webHidden/>
                      </w:rPr>
                      <w:fldChar w:fldCharType="end"/>
                    </w:r>
                  </w:hyperlink>
                </w:p>
                <w:p w14:paraId="4132AF62" w14:textId="5FA8C15E" w:rsidR="002D5797" w:rsidRDefault="002D5797">
                  <w:pPr>
                    <w:pStyle w:val="TOC1"/>
                    <w:rPr>
                      <w:rFonts w:asciiTheme="minorHAnsi" w:eastAsiaTheme="minorEastAsia" w:hAnsiTheme="minorHAnsi" w:cstheme="minorBidi"/>
                      <w:b w:val="0"/>
                      <w:kern w:val="2"/>
                      <w:sz w:val="22"/>
                      <w:szCs w:val="22"/>
                      <w:lang w:val="en-US"/>
                      <w14:ligatures w14:val="standardContextual"/>
                    </w:rPr>
                  </w:pPr>
                  <w:hyperlink w:anchor="_Toc183592650" w:history="1">
                    <w:r w:rsidRPr="00066587">
                      <w:rPr>
                        <w:rStyle w:val="Hyperlink"/>
                      </w:rPr>
                      <w:t>7</w:t>
                    </w:r>
                    <w:r>
                      <w:rPr>
                        <w:rFonts w:asciiTheme="minorHAnsi" w:eastAsiaTheme="minorEastAsia" w:hAnsiTheme="minorHAnsi" w:cstheme="minorBidi"/>
                        <w:b w:val="0"/>
                        <w:kern w:val="2"/>
                        <w:sz w:val="22"/>
                        <w:szCs w:val="22"/>
                        <w:lang w:val="en-US"/>
                        <w14:ligatures w14:val="standardContextual"/>
                      </w:rPr>
                      <w:tab/>
                    </w:r>
                    <w:r w:rsidRPr="00066587">
                      <w:rPr>
                        <w:rStyle w:val="Hyperlink"/>
                      </w:rPr>
                      <w:t>Objectives</w:t>
                    </w:r>
                    <w:r>
                      <w:rPr>
                        <w:webHidden/>
                      </w:rPr>
                      <w:tab/>
                    </w:r>
                    <w:r>
                      <w:rPr>
                        <w:webHidden/>
                      </w:rPr>
                      <w:fldChar w:fldCharType="begin"/>
                    </w:r>
                    <w:r>
                      <w:rPr>
                        <w:webHidden/>
                      </w:rPr>
                      <w:instrText xml:space="preserve"> PAGEREF _Toc183592650 \h </w:instrText>
                    </w:r>
                    <w:r>
                      <w:rPr>
                        <w:webHidden/>
                      </w:rPr>
                    </w:r>
                    <w:r>
                      <w:rPr>
                        <w:webHidden/>
                      </w:rPr>
                      <w:fldChar w:fldCharType="separate"/>
                    </w:r>
                    <w:r>
                      <w:rPr>
                        <w:webHidden/>
                      </w:rPr>
                      <w:t>26</w:t>
                    </w:r>
                    <w:r>
                      <w:rPr>
                        <w:webHidden/>
                      </w:rPr>
                      <w:fldChar w:fldCharType="end"/>
                    </w:r>
                  </w:hyperlink>
                </w:p>
                <w:p w14:paraId="507F0A4F" w14:textId="793F659C" w:rsidR="002D5797" w:rsidRDefault="002D5797">
                  <w:pPr>
                    <w:pStyle w:val="TOC1"/>
                    <w:rPr>
                      <w:rFonts w:asciiTheme="minorHAnsi" w:eastAsiaTheme="minorEastAsia" w:hAnsiTheme="minorHAnsi" w:cstheme="minorBidi"/>
                      <w:b w:val="0"/>
                      <w:kern w:val="2"/>
                      <w:sz w:val="22"/>
                      <w:szCs w:val="22"/>
                      <w:lang w:val="en-US"/>
                      <w14:ligatures w14:val="standardContextual"/>
                    </w:rPr>
                  </w:pPr>
                  <w:hyperlink w:anchor="_Toc183592651" w:history="1">
                    <w:r w:rsidRPr="00066587">
                      <w:rPr>
                        <w:rStyle w:val="Hyperlink"/>
                      </w:rPr>
                      <w:t>8</w:t>
                    </w:r>
                    <w:r>
                      <w:rPr>
                        <w:rFonts w:asciiTheme="minorHAnsi" w:eastAsiaTheme="minorEastAsia" w:hAnsiTheme="minorHAnsi" w:cstheme="minorBidi"/>
                        <w:b w:val="0"/>
                        <w:kern w:val="2"/>
                        <w:sz w:val="22"/>
                        <w:szCs w:val="22"/>
                        <w:lang w:val="en-US"/>
                        <w14:ligatures w14:val="standardContextual"/>
                      </w:rPr>
                      <w:tab/>
                    </w:r>
                    <w:r w:rsidRPr="00066587">
                      <w:rPr>
                        <w:rStyle w:val="Hyperlink"/>
                      </w:rPr>
                      <w:t>Part 1: Adding Metadata to Files on Laptops</w:t>
                    </w:r>
                    <w:r>
                      <w:rPr>
                        <w:webHidden/>
                      </w:rPr>
                      <w:tab/>
                    </w:r>
                    <w:r>
                      <w:rPr>
                        <w:webHidden/>
                      </w:rPr>
                      <w:fldChar w:fldCharType="begin"/>
                    </w:r>
                    <w:r>
                      <w:rPr>
                        <w:webHidden/>
                      </w:rPr>
                      <w:instrText xml:space="preserve"> PAGEREF _Toc183592651 \h </w:instrText>
                    </w:r>
                    <w:r>
                      <w:rPr>
                        <w:webHidden/>
                      </w:rPr>
                    </w:r>
                    <w:r>
                      <w:rPr>
                        <w:webHidden/>
                      </w:rPr>
                      <w:fldChar w:fldCharType="separate"/>
                    </w:r>
                    <w:r>
                      <w:rPr>
                        <w:webHidden/>
                      </w:rPr>
                      <w:t>27</w:t>
                    </w:r>
                    <w:r>
                      <w:rPr>
                        <w:webHidden/>
                      </w:rPr>
                      <w:fldChar w:fldCharType="end"/>
                    </w:r>
                  </w:hyperlink>
                </w:p>
                <w:p w14:paraId="34BB4C05" w14:textId="7DD1E9E7" w:rsidR="002D5797" w:rsidRDefault="002D5797">
                  <w:pPr>
                    <w:pStyle w:val="TOC2"/>
                    <w:tabs>
                      <w:tab w:val="left" w:pos="1701"/>
                    </w:tabs>
                    <w:rPr>
                      <w:rFonts w:asciiTheme="minorHAnsi" w:eastAsiaTheme="minorEastAsia" w:hAnsiTheme="minorHAnsi" w:cstheme="minorBidi"/>
                      <w:kern w:val="2"/>
                      <w:sz w:val="22"/>
                      <w:szCs w:val="22"/>
                      <w:lang w:val="en-US"/>
                      <w14:ligatures w14:val="standardContextual"/>
                    </w:rPr>
                  </w:pPr>
                  <w:hyperlink w:anchor="_Toc183592652" w:history="1">
                    <w:r w:rsidRPr="00066587">
                      <w:rPr>
                        <w:rStyle w:val="Hyperlink"/>
                      </w:rPr>
                      <w:t>8.1</w:t>
                    </w:r>
                    <w:r>
                      <w:rPr>
                        <w:rFonts w:asciiTheme="minorHAnsi" w:eastAsiaTheme="minorEastAsia" w:hAnsiTheme="minorHAnsi" w:cstheme="minorBidi"/>
                        <w:kern w:val="2"/>
                        <w:sz w:val="22"/>
                        <w:szCs w:val="22"/>
                        <w:lang w:val="en-US"/>
                        <w14:ligatures w14:val="standardContextual"/>
                      </w:rPr>
                      <w:tab/>
                    </w:r>
                    <w:r w:rsidRPr="00066587">
                      <w:rPr>
                        <w:rStyle w:val="Hyperlink"/>
                      </w:rPr>
                      <w:t>Challenges</w:t>
                    </w:r>
                    <w:r>
                      <w:rPr>
                        <w:webHidden/>
                      </w:rPr>
                      <w:tab/>
                    </w:r>
                    <w:r>
                      <w:rPr>
                        <w:webHidden/>
                      </w:rPr>
                      <w:fldChar w:fldCharType="begin"/>
                    </w:r>
                    <w:r>
                      <w:rPr>
                        <w:webHidden/>
                      </w:rPr>
                      <w:instrText xml:space="preserve"> PAGEREF _Toc183592652 \h </w:instrText>
                    </w:r>
                    <w:r>
                      <w:rPr>
                        <w:webHidden/>
                      </w:rPr>
                    </w:r>
                    <w:r>
                      <w:rPr>
                        <w:webHidden/>
                      </w:rPr>
                      <w:fldChar w:fldCharType="separate"/>
                    </w:r>
                    <w:r>
                      <w:rPr>
                        <w:webHidden/>
                      </w:rPr>
                      <w:t>27</w:t>
                    </w:r>
                    <w:r>
                      <w:rPr>
                        <w:webHidden/>
                      </w:rPr>
                      <w:fldChar w:fldCharType="end"/>
                    </w:r>
                  </w:hyperlink>
                </w:p>
                <w:p w14:paraId="1060350F" w14:textId="530FFC3E" w:rsidR="002D5797" w:rsidRDefault="002D5797">
                  <w:pPr>
                    <w:pStyle w:val="TOC2"/>
                    <w:tabs>
                      <w:tab w:val="left" w:pos="1701"/>
                    </w:tabs>
                    <w:rPr>
                      <w:rFonts w:asciiTheme="minorHAnsi" w:eastAsiaTheme="minorEastAsia" w:hAnsiTheme="minorHAnsi" w:cstheme="minorBidi"/>
                      <w:kern w:val="2"/>
                      <w:sz w:val="22"/>
                      <w:szCs w:val="22"/>
                      <w:lang w:val="en-US"/>
                      <w14:ligatures w14:val="standardContextual"/>
                    </w:rPr>
                  </w:pPr>
                  <w:hyperlink w:anchor="_Toc183592653" w:history="1">
                    <w:r w:rsidRPr="00066587">
                      <w:rPr>
                        <w:rStyle w:val="Hyperlink"/>
                      </w:rPr>
                      <w:t>8.2</w:t>
                    </w:r>
                    <w:r>
                      <w:rPr>
                        <w:rFonts w:asciiTheme="minorHAnsi" w:eastAsiaTheme="minorEastAsia" w:hAnsiTheme="minorHAnsi" w:cstheme="minorBidi"/>
                        <w:kern w:val="2"/>
                        <w:sz w:val="22"/>
                        <w:szCs w:val="22"/>
                        <w:lang w:val="en-US"/>
                        <w14:ligatures w14:val="standardContextual"/>
                      </w:rPr>
                      <w:tab/>
                    </w:r>
                    <w:r w:rsidRPr="00066587">
                      <w:rPr>
                        <w:rStyle w:val="Hyperlink"/>
                      </w:rPr>
                      <w:t>Proposed Solution</w:t>
                    </w:r>
                    <w:r>
                      <w:rPr>
                        <w:webHidden/>
                      </w:rPr>
                      <w:tab/>
                    </w:r>
                    <w:r>
                      <w:rPr>
                        <w:webHidden/>
                      </w:rPr>
                      <w:fldChar w:fldCharType="begin"/>
                    </w:r>
                    <w:r>
                      <w:rPr>
                        <w:webHidden/>
                      </w:rPr>
                      <w:instrText xml:space="preserve"> PAGEREF _Toc183592653 \h </w:instrText>
                    </w:r>
                    <w:r>
                      <w:rPr>
                        <w:webHidden/>
                      </w:rPr>
                    </w:r>
                    <w:r>
                      <w:rPr>
                        <w:webHidden/>
                      </w:rPr>
                      <w:fldChar w:fldCharType="separate"/>
                    </w:r>
                    <w:r>
                      <w:rPr>
                        <w:webHidden/>
                      </w:rPr>
                      <w:t>27</w:t>
                    </w:r>
                    <w:r>
                      <w:rPr>
                        <w:webHidden/>
                      </w:rPr>
                      <w:fldChar w:fldCharType="end"/>
                    </w:r>
                  </w:hyperlink>
                </w:p>
                <w:p w14:paraId="55E040BD" w14:textId="0C1D7F2A" w:rsidR="002D5797" w:rsidRDefault="002D5797">
                  <w:pPr>
                    <w:pStyle w:val="TOC1"/>
                    <w:rPr>
                      <w:rFonts w:asciiTheme="minorHAnsi" w:eastAsiaTheme="minorEastAsia" w:hAnsiTheme="minorHAnsi" w:cstheme="minorBidi"/>
                      <w:b w:val="0"/>
                      <w:kern w:val="2"/>
                      <w:sz w:val="22"/>
                      <w:szCs w:val="22"/>
                      <w:lang w:val="en-US"/>
                      <w14:ligatures w14:val="standardContextual"/>
                    </w:rPr>
                  </w:pPr>
                  <w:hyperlink w:anchor="_Toc183592654" w:history="1">
                    <w:r w:rsidRPr="00066587">
                      <w:rPr>
                        <w:rStyle w:val="Hyperlink"/>
                      </w:rPr>
                      <w:t>9</w:t>
                    </w:r>
                    <w:r>
                      <w:rPr>
                        <w:rFonts w:asciiTheme="minorHAnsi" w:eastAsiaTheme="minorEastAsia" w:hAnsiTheme="minorHAnsi" w:cstheme="minorBidi"/>
                        <w:b w:val="0"/>
                        <w:kern w:val="2"/>
                        <w:sz w:val="22"/>
                        <w:szCs w:val="22"/>
                        <w:lang w:val="en-US"/>
                        <w14:ligatures w14:val="standardContextual"/>
                      </w:rPr>
                      <w:tab/>
                    </w:r>
                    <w:r w:rsidRPr="00066587">
                      <w:rPr>
                        <w:rStyle w:val="Hyperlink"/>
                      </w:rPr>
                      <w:t>Step-by-Step Implementation</w:t>
                    </w:r>
                    <w:r>
                      <w:rPr>
                        <w:webHidden/>
                      </w:rPr>
                      <w:tab/>
                    </w:r>
                    <w:r>
                      <w:rPr>
                        <w:webHidden/>
                      </w:rPr>
                      <w:fldChar w:fldCharType="begin"/>
                    </w:r>
                    <w:r>
                      <w:rPr>
                        <w:webHidden/>
                      </w:rPr>
                      <w:instrText xml:space="preserve"> PAGEREF _Toc183592654 \h </w:instrText>
                    </w:r>
                    <w:r>
                      <w:rPr>
                        <w:webHidden/>
                      </w:rPr>
                    </w:r>
                    <w:r>
                      <w:rPr>
                        <w:webHidden/>
                      </w:rPr>
                      <w:fldChar w:fldCharType="separate"/>
                    </w:r>
                    <w:r>
                      <w:rPr>
                        <w:webHidden/>
                      </w:rPr>
                      <w:t>28</w:t>
                    </w:r>
                    <w:r>
                      <w:rPr>
                        <w:webHidden/>
                      </w:rPr>
                      <w:fldChar w:fldCharType="end"/>
                    </w:r>
                  </w:hyperlink>
                </w:p>
                <w:p w14:paraId="172066A8" w14:textId="38A2C9C7" w:rsidR="002D5797" w:rsidRDefault="002D5797">
                  <w:pPr>
                    <w:pStyle w:val="TOC2"/>
                    <w:tabs>
                      <w:tab w:val="left" w:pos="1701"/>
                    </w:tabs>
                    <w:rPr>
                      <w:rFonts w:asciiTheme="minorHAnsi" w:eastAsiaTheme="minorEastAsia" w:hAnsiTheme="minorHAnsi" w:cstheme="minorBidi"/>
                      <w:kern w:val="2"/>
                      <w:sz w:val="22"/>
                      <w:szCs w:val="22"/>
                      <w:lang w:val="en-US"/>
                      <w14:ligatures w14:val="standardContextual"/>
                    </w:rPr>
                  </w:pPr>
                  <w:hyperlink w:anchor="_Toc183592655" w:history="1">
                    <w:r w:rsidRPr="00066587">
                      <w:rPr>
                        <w:rStyle w:val="Hyperlink"/>
                      </w:rPr>
                      <w:t>9.1</w:t>
                    </w:r>
                    <w:r>
                      <w:rPr>
                        <w:rFonts w:asciiTheme="minorHAnsi" w:eastAsiaTheme="minorEastAsia" w:hAnsiTheme="minorHAnsi" w:cstheme="minorBidi"/>
                        <w:kern w:val="2"/>
                        <w:sz w:val="22"/>
                        <w:szCs w:val="22"/>
                        <w:lang w:val="en-US"/>
                        <w14:ligatures w14:val="standardContextual"/>
                      </w:rPr>
                      <w:tab/>
                    </w:r>
                    <w:r w:rsidRPr="00066587">
                      <w:rPr>
                        <w:rStyle w:val="Hyperlink"/>
                      </w:rPr>
                      <w:t>Use Built-In Document Properties</w:t>
                    </w:r>
                    <w:r>
                      <w:rPr>
                        <w:webHidden/>
                      </w:rPr>
                      <w:tab/>
                    </w:r>
                    <w:r>
                      <w:rPr>
                        <w:webHidden/>
                      </w:rPr>
                      <w:fldChar w:fldCharType="begin"/>
                    </w:r>
                    <w:r>
                      <w:rPr>
                        <w:webHidden/>
                      </w:rPr>
                      <w:instrText xml:space="preserve"> PAGEREF _Toc183592655 \h </w:instrText>
                    </w:r>
                    <w:r>
                      <w:rPr>
                        <w:webHidden/>
                      </w:rPr>
                    </w:r>
                    <w:r>
                      <w:rPr>
                        <w:webHidden/>
                      </w:rPr>
                      <w:fldChar w:fldCharType="separate"/>
                    </w:r>
                    <w:r>
                      <w:rPr>
                        <w:webHidden/>
                      </w:rPr>
                      <w:t>28</w:t>
                    </w:r>
                    <w:r>
                      <w:rPr>
                        <w:webHidden/>
                      </w:rPr>
                      <w:fldChar w:fldCharType="end"/>
                    </w:r>
                  </w:hyperlink>
                </w:p>
                <w:p w14:paraId="510F0642" w14:textId="65B50AEB" w:rsidR="002D5797" w:rsidRDefault="002D5797">
                  <w:pPr>
                    <w:pStyle w:val="TOC2"/>
                    <w:tabs>
                      <w:tab w:val="left" w:pos="1701"/>
                    </w:tabs>
                    <w:rPr>
                      <w:rFonts w:asciiTheme="minorHAnsi" w:eastAsiaTheme="minorEastAsia" w:hAnsiTheme="minorHAnsi" w:cstheme="minorBidi"/>
                      <w:kern w:val="2"/>
                      <w:sz w:val="22"/>
                      <w:szCs w:val="22"/>
                      <w:lang w:val="en-US"/>
                      <w14:ligatures w14:val="standardContextual"/>
                    </w:rPr>
                  </w:pPr>
                  <w:hyperlink w:anchor="_Toc183592656" w:history="1">
                    <w:r w:rsidRPr="00066587">
                      <w:rPr>
                        <w:rStyle w:val="Hyperlink"/>
                      </w:rPr>
                      <w:t>9.2</w:t>
                    </w:r>
                    <w:r>
                      <w:rPr>
                        <w:rFonts w:asciiTheme="minorHAnsi" w:eastAsiaTheme="minorEastAsia" w:hAnsiTheme="minorHAnsi" w:cstheme="minorBidi"/>
                        <w:kern w:val="2"/>
                        <w:sz w:val="22"/>
                        <w:szCs w:val="22"/>
                        <w:lang w:val="en-US"/>
                        <w14:ligatures w14:val="standardContextual"/>
                      </w:rPr>
                      <w:tab/>
                    </w:r>
                    <w:r w:rsidRPr="00066587">
                      <w:rPr>
                        <w:rStyle w:val="Hyperlink"/>
                      </w:rPr>
                      <w:t>Apply File Naming Conventions</w:t>
                    </w:r>
                    <w:r>
                      <w:rPr>
                        <w:webHidden/>
                      </w:rPr>
                      <w:tab/>
                    </w:r>
                    <w:r>
                      <w:rPr>
                        <w:webHidden/>
                      </w:rPr>
                      <w:fldChar w:fldCharType="begin"/>
                    </w:r>
                    <w:r>
                      <w:rPr>
                        <w:webHidden/>
                      </w:rPr>
                      <w:instrText xml:space="preserve"> PAGEREF _Toc183592656 \h </w:instrText>
                    </w:r>
                    <w:r>
                      <w:rPr>
                        <w:webHidden/>
                      </w:rPr>
                    </w:r>
                    <w:r>
                      <w:rPr>
                        <w:webHidden/>
                      </w:rPr>
                      <w:fldChar w:fldCharType="separate"/>
                    </w:r>
                    <w:r>
                      <w:rPr>
                        <w:webHidden/>
                      </w:rPr>
                      <w:t>28</w:t>
                    </w:r>
                    <w:r>
                      <w:rPr>
                        <w:webHidden/>
                      </w:rPr>
                      <w:fldChar w:fldCharType="end"/>
                    </w:r>
                  </w:hyperlink>
                </w:p>
                <w:p w14:paraId="486FF9E7" w14:textId="0B52ED2F" w:rsidR="002D5797" w:rsidRDefault="002D5797">
                  <w:pPr>
                    <w:pStyle w:val="TOC2"/>
                    <w:tabs>
                      <w:tab w:val="left" w:pos="1701"/>
                    </w:tabs>
                    <w:rPr>
                      <w:rFonts w:asciiTheme="minorHAnsi" w:eastAsiaTheme="minorEastAsia" w:hAnsiTheme="minorHAnsi" w:cstheme="minorBidi"/>
                      <w:kern w:val="2"/>
                      <w:sz w:val="22"/>
                      <w:szCs w:val="22"/>
                      <w:lang w:val="en-US"/>
                      <w14:ligatures w14:val="standardContextual"/>
                    </w:rPr>
                  </w:pPr>
                  <w:hyperlink w:anchor="_Toc183592657" w:history="1">
                    <w:r w:rsidRPr="00066587">
                      <w:rPr>
                        <w:rStyle w:val="Hyperlink"/>
                      </w:rPr>
                      <w:t>9.3</w:t>
                    </w:r>
                    <w:r>
                      <w:rPr>
                        <w:rFonts w:asciiTheme="minorHAnsi" w:eastAsiaTheme="minorEastAsia" w:hAnsiTheme="minorHAnsi" w:cstheme="minorBidi"/>
                        <w:kern w:val="2"/>
                        <w:sz w:val="22"/>
                        <w:szCs w:val="22"/>
                        <w:lang w:val="en-US"/>
                        <w14:ligatures w14:val="standardContextual"/>
                      </w:rPr>
                      <w:tab/>
                    </w:r>
                    <w:r w:rsidRPr="00066587">
                      <w:rPr>
                        <w:rStyle w:val="Hyperlink"/>
                      </w:rPr>
                      <w:t>Utilize File Tags in Windows Explorer</w:t>
                    </w:r>
                    <w:r>
                      <w:rPr>
                        <w:webHidden/>
                      </w:rPr>
                      <w:tab/>
                    </w:r>
                    <w:r>
                      <w:rPr>
                        <w:webHidden/>
                      </w:rPr>
                      <w:fldChar w:fldCharType="begin"/>
                    </w:r>
                    <w:r>
                      <w:rPr>
                        <w:webHidden/>
                      </w:rPr>
                      <w:instrText xml:space="preserve"> PAGEREF _Toc183592657 \h </w:instrText>
                    </w:r>
                    <w:r>
                      <w:rPr>
                        <w:webHidden/>
                      </w:rPr>
                    </w:r>
                    <w:r>
                      <w:rPr>
                        <w:webHidden/>
                      </w:rPr>
                      <w:fldChar w:fldCharType="separate"/>
                    </w:r>
                    <w:r>
                      <w:rPr>
                        <w:webHidden/>
                      </w:rPr>
                      <w:t>28</w:t>
                    </w:r>
                    <w:r>
                      <w:rPr>
                        <w:webHidden/>
                      </w:rPr>
                      <w:fldChar w:fldCharType="end"/>
                    </w:r>
                  </w:hyperlink>
                </w:p>
                <w:p w14:paraId="0AD2EA4A" w14:textId="43E825F0" w:rsidR="002D5797" w:rsidRDefault="002D5797">
                  <w:pPr>
                    <w:pStyle w:val="TOC1"/>
                    <w:rPr>
                      <w:rFonts w:asciiTheme="minorHAnsi" w:eastAsiaTheme="minorEastAsia" w:hAnsiTheme="minorHAnsi" w:cstheme="minorBidi"/>
                      <w:b w:val="0"/>
                      <w:kern w:val="2"/>
                      <w:sz w:val="22"/>
                      <w:szCs w:val="22"/>
                      <w:lang w:val="en-US"/>
                      <w14:ligatures w14:val="standardContextual"/>
                    </w:rPr>
                  </w:pPr>
                  <w:hyperlink w:anchor="_Toc183592658" w:history="1">
                    <w:r w:rsidRPr="00066587">
                      <w:rPr>
                        <w:rStyle w:val="Hyperlink"/>
                      </w:rPr>
                      <w:t>10</w:t>
                    </w:r>
                    <w:r>
                      <w:rPr>
                        <w:rFonts w:asciiTheme="minorHAnsi" w:eastAsiaTheme="minorEastAsia" w:hAnsiTheme="minorHAnsi" w:cstheme="minorBidi"/>
                        <w:b w:val="0"/>
                        <w:kern w:val="2"/>
                        <w:sz w:val="22"/>
                        <w:szCs w:val="22"/>
                        <w:lang w:val="en-US"/>
                        <w14:ligatures w14:val="standardContextual"/>
                      </w:rPr>
                      <w:tab/>
                    </w:r>
                    <w:r w:rsidRPr="00066587">
                      <w:rPr>
                        <w:rStyle w:val="Hyperlink"/>
                      </w:rPr>
                      <w:t>Adding Metadata to Files on the W-Drive</w:t>
                    </w:r>
                    <w:r>
                      <w:rPr>
                        <w:webHidden/>
                      </w:rPr>
                      <w:tab/>
                    </w:r>
                    <w:r>
                      <w:rPr>
                        <w:webHidden/>
                      </w:rPr>
                      <w:fldChar w:fldCharType="begin"/>
                    </w:r>
                    <w:r>
                      <w:rPr>
                        <w:webHidden/>
                      </w:rPr>
                      <w:instrText xml:space="preserve"> PAGEREF _Toc183592658 \h </w:instrText>
                    </w:r>
                    <w:r>
                      <w:rPr>
                        <w:webHidden/>
                      </w:rPr>
                    </w:r>
                    <w:r>
                      <w:rPr>
                        <w:webHidden/>
                      </w:rPr>
                      <w:fldChar w:fldCharType="separate"/>
                    </w:r>
                    <w:r>
                      <w:rPr>
                        <w:webHidden/>
                      </w:rPr>
                      <w:t>31</w:t>
                    </w:r>
                    <w:r>
                      <w:rPr>
                        <w:webHidden/>
                      </w:rPr>
                      <w:fldChar w:fldCharType="end"/>
                    </w:r>
                  </w:hyperlink>
                </w:p>
                <w:p w14:paraId="5872C46A" w14:textId="66EE861C" w:rsidR="002D5797" w:rsidRDefault="002D5797">
                  <w:pPr>
                    <w:pStyle w:val="TOC2"/>
                    <w:tabs>
                      <w:tab w:val="left" w:pos="2268"/>
                    </w:tabs>
                    <w:rPr>
                      <w:rFonts w:asciiTheme="minorHAnsi" w:eastAsiaTheme="minorEastAsia" w:hAnsiTheme="minorHAnsi" w:cstheme="minorBidi"/>
                      <w:kern w:val="2"/>
                      <w:sz w:val="22"/>
                      <w:szCs w:val="22"/>
                      <w:lang w:val="en-US"/>
                      <w14:ligatures w14:val="standardContextual"/>
                    </w:rPr>
                  </w:pPr>
                  <w:hyperlink w:anchor="_Toc183592659" w:history="1">
                    <w:r w:rsidRPr="00066587">
                      <w:rPr>
                        <w:rStyle w:val="Hyperlink"/>
                      </w:rPr>
                      <w:t>10.1</w:t>
                    </w:r>
                    <w:r>
                      <w:rPr>
                        <w:rFonts w:asciiTheme="minorHAnsi" w:eastAsiaTheme="minorEastAsia" w:hAnsiTheme="minorHAnsi" w:cstheme="minorBidi"/>
                        <w:kern w:val="2"/>
                        <w:sz w:val="22"/>
                        <w:szCs w:val="22"/>
                        <w:lang w:val="en-US"/>
                        <w14:ligatures w14:val="standardContextual"/>
                      </w:rPr>
                      <w:tab/>
                    </w:r>
                    <w:r w:rsidRPr="00066587">
                      <w:rPr>
                        <w:rStyle w:val="Hyperlink"/>
                      </w:rPr>
                      <w:t>Challenges</w:t>
                    </w:r>
                    <w:r>
                      <w:rPr>
                        <w:webHidden/>
                      </w:rPr>
                      <w:tab/>
                    </w:r>
                    <w:r>
                      <w:rPr>
                        <w:webHidden/>
                      </w:rPr>
                      <w:fldChar w:fldCharType="begin"/>
                    </w:r>
                    <w:r>
                      <w:rPr>
                        <w:webHidden/>
                      </w:rPr>
                      <w:instrText xml:space="preserve"> PAGEREF _Toc183592659 \h </w:instrText>
                    </w:r>
                    <w:r>
                      <w:rPr>
                        <w:webHidden/>
                      </w:rPr>
                    </w:r>
                    <w:r>
                      <w:rPr>
                        <w:webHidden/>
                      </w:rPr>
                      <w:fldChar w:fldCharType="separate"/>
                    </w:r>
                    <w:r>
                      <w:rPr>
                        <w:webHidden/>
                      </w:rPr>
                      <w:t>31</w:t>
                    </w:r>
                    <w:r>
                      <w:rPr>
                        <w:webHidden/>
                      </w:rPr>
                      <w:fldChar w:fldCharType="end"/>
                    </w:r>
                  </w:hyperlink>
                </w:p>
                <w:p w14:paraId="45E604CD" w14:textId="6275DCF2" w:rsidR="002D5797" w:rsidRDefault="002D5797">
                  <w:pPr>
                    <w:pStyle w:val="TOC2"/>
                    <w:tabs>
                      <w:tab w:val="left" w:pos="2268"/>
                    </w:tabs>
                    <w:rPr>
                      <w:rFonts w:asciiTheme="minorHAnsi" w:eastAsiaTheme="minorEastAsia" w:hAnsiTheme="minorHAnsi" w:cstheme="minorBidi"/>
                      <w:kern w:val="2"/>
                      <w:sz w:val="22"/>
                      <w:szCs w:val="22"/>
                      <w:lang w:val="en-US"/>
                      <w14:ligatures w14:val="standardContextual"/>
                    </w:rPr>
                  </w:pPr>
                  <w:hyperlink w:anchor="_Toc183592660" w:history="1">
                    <w:r w:rsidRPr="00066587">
                      <w:rPr>
                        <w:rStyle w:val="Hyperlink"/>
                      </w:rPr>
                      <w:t>10.2</w:t>
                    </w:r>
                    <w:r>
                      <w:rPr>
                        <w:rFonts w:asciiTheme="minorHAnsi" w:eastAsiaTheme="minorEastAsia" w:hAnsiTheme="minorHAnsi" w:cstheme="minorBidi"/>
                        <w:kern w:val="2"/>
                        <w:sz w:val="22"/>
                        <w:szCs w:val="22"/>
                        <w:lang w:val="en-US"/>
                        <w14:ligatures w14:val="standardContextual"/>
                      </w:rPr>
                      <w:tab/>
                    </w:r>
                    <w:r w:rsidRPr="00066587">
                      <w:rPr>
                        <w:rStyle w:val="Hyperlink"/>
                      </w:rPr>
                      <w:t>Proposed Solution</w:t>
                    </w:r>
                    <w:r>
                      <w:rPr>
                        <w:webHidden/>
                      </w:rPr>
                      <w:tab/>
                    </w:r>
                    <w:r>
                      <w:rPr>
                        <w:webHidden/>
                      </w:rPr>
                      <w:fldChar w:fldCharType="begin"/>
                    </w:r>
                    <w:r>
                      <w:rPr>
                        <w:webHidden/>
                      </w:rPr>
                      <w:instrText xml:space="preserve"> PAGEREF _Toc183592660 \h </w:instrText>
                    </w:r>
                    <w:r>
                      <w:rPr>
                        <w:webHidden/>
                      </w:rPr>
                    </w:r>
                    <w:r>
                      <w:rPr>
                        <w:webHidden/>
                      </w:rPr>
                      <w:fldChar w:fldCharType="separate"/>
                    </w:r>
                    <w:r>
                      <w:rPr>
                        <w:webHidden/>
                      </w:rPr>
                      <w:t>31</w:t>
                    </w:r>
                    <w:r>
                      <w:rPr>
                        <w:webHidden/>
                      </w:rPr>
                      <w:fldChar w:fldCharType="end"/>
                    </w:r>
                  </w:hyperlink>
                </w:p>
                <w:p w14:paraId="245314B3" w14:textId="46627CE1" w:rsidR="002D5797" w:rsidRDefault="002D5797">
                  <w:pPr>
                    <w:pStyle w:val="TOC1"/>
                    <w:rPr>
                      <w:rFonts w:asciiTheme="minorHAnsi" w:eastAsiaTheme="minorEastAsia" w:hAnsiTheme="minorHAnsi" w:cstheme="minorBidi"/>
                      <w:b w:val="0"/>
                      <w:kern w:val="2"/>
                      <w:sz w:val="22"/>
                      <w:szCs w:val="22"/>
                      <w:lang w:val="en-US"/>
                      <w14:ligatures w14:val="standardContextual"/>
                    </w:rPr>
                  </w:pPr>
                  <w:hyperlink w:anchor="_Toc183592661" w:history="1">
                    <w:r w:rsidRPr="00066587">
                      <w:rPr>
                        <w:rStyle w:val="Hyperlink"/>
                      </w:rPr>
                      <w:t>11</w:t>
                    </w:r>
                    <w:r>
                      <w:rPr>
                        <w:rFonts w:asciiTheme="minorHAnsi" w:eastAsiaTheme="minorEastAsia" w:hAnsiTheme="minorHAnsi" w:cstheme="minorBidi"/>
                        <w:b w:val="0"/>
                        <w:kern w:val="2"/>
                        <w:sz w:val="22"/>
                        <w:szCs w:val="22"/>
                        <w:lang w:val="en-US"/>
                        <w14:ligatures w14:val="standardContextual"/>
                      </w:rPr>
                      <w:tab/>
                    </w:r>
                    <w:r w:rsidRPr="00066587">
                      <w:rPr>
                        <w:rStyle w:val="Hyperlink"/>
                      </w:rPr>
                      <w:t>Step-by-Step Implementation</w:t>
                    </w:r>
                    <w:r>
                      <w:rPr>
                        <w:webHidden/>
                      </w:rPr>
                      <w:tab/>
                    </w:r>
                    <w:r>
                      <w:rPr>
                        <w:webHidden/>
                      </w:rPr>
                      <w:fldChar w:fldCharType="begin"/>
                    </w:r>
                    <w:r>
                      <w:rPr>
                        <w:webHidden/>
                      </w:rPr>
                      <w:instrText xml:space="preserve"> PAGEREF _Toc183592661 \h </w:instrText>
                    </w:r>
                    <w:r>
                      <w:rPr>
                        <w:webHidden/>
                      </w:rPr>
                    </w:r>
                    <w:r>
                      <w:rPr>
                        <w:webHidden/>
                      </w:rPr>
                      <w:fldChar w:fldCharType="separate"/>
                    </w:r>
                    <w:r>
                      <w:rPr>
                        <w:webHidden/>
                      </w:rPr>
                      <w:t>32</w:t>
                    </w:r>
                    <w:r>
                      <w:rPr>
                        <w:webHidden/>
                      </w:rPr>
                      <w:fldChar w:fldCharType="end"/>
                    </w:r>
                  </w:hyperlink>
                </w:p>
                <w:p w14:paraId="224DE3E8" w14:textId="77B6615E" w:rsidR="002D5797" w:rsidRDefault="002D5797">
                  <w:pPr>
                    <w:pStyle w:val="TOC2"/>
                    <w:tabs>
                      <w:tab w:val="left" w:pos="2268"/>
                    </w:tabs>
                    <w:rPr>
                      <w:rFonts w:asciiTheme="minorHAnsi" w:eastAsiaTheme="minorEastAsia" w:hAnsiTheme="minorHAnsi" w:cstheme="minorBidi"/>
                      <w:kern w:val="2"/>
                      <w:sz w:val="22"/>
                      <w:szCs w:val="22"/>
                      <w:lang w:val="en-US"/>
                      <w14:ligatures w14:val="standardContextual"/>
                    </w:rPr>
                  </w:pPr>
                  <w:hyperlink w:anchor="_Toc183592662" w:history="1">
                    <w:r w:rsidRPr="00066587">
                      <w:rPr>
                        <w:rStyle w:val="Hyperlink"/>
                      </w:rPr>
                      <w:t>11.1</w:t>
                    </w:r>
                    <w:r>
                      <w:rPr>
                        <w:rFonts w:asciiTheme="minorHAnsi" w:eastAsiaTheme="minorEastAsia" w:hAnsiTheme="minorHAnsi" w:cstheme="minorBidi"/>
                        <w:kern w:val="2"/>
                        <w:sz w:val="22"/>
                        <w:szCs w:val="22"/>
                        <w:lang w:val="en-US"/>
                        <w14:ligatures w14:val="standardContextual"/>
                      </w:rPr>
                      <w:tab/>
                    </w:r>
                    <w:r w:rsidRPr="00066587">
                      <w:rPr>
                        <w:rStyle w:val="Hyperlink"/>
                      </w:rPr>
                      <w:t>Standardize Folder Structures</w:t>
                    </w:r>
                    <w:r>
                      <w:rPr>
                        <w:webHidden/>
                      </w:rPr>
                      <w:tab/>
                    </w:r>
                    <w:r>
                      <w:rPr>
                        <w:webHidden/>
                      </w:rPr>
                      <w:fldChar w:fldCharType="begin"/>
                    </w:r>
                    <w:r>
                      <w:rPr>
                        <w:webHidden/>
                      </w:rPr>
                      <w:instrText xml:space="preserve"> PAGEREF _Toc183592662 \h </w:instrText>
                    </w:r>
                    <w:r>
                      <w:rPr>
                        <w:webHidden/>
                      </w:rPr>
                    </w:r>
                    <w:r>
                      <w:rPr>
                        <w:webHidden/>
                      </w:rPr>
                      <w:fldChar w:fldCharType="separate"/>
                    </w:r>
                    <w:r>
                      <w:rPr>
                        <w:webHidden/>
                      </w:rPr>
                      <w:t>32</w:t>
                    </w:r>
                    <w:r>
                      <w:rPr>
                        <w:webHidden/>
                      </w:rPr>
                      <w:fldChar w:fldCharType="end"/>
                    </w:r>
                  </w:hyperlink>
                </w:p>
                <w:p w14:paraId="212CFCB2" w14:textId="07662FD9" w:rsidR="002D5797" w:rsidRDefault="002D5797">
                  <w:pPr>
                    <w:pStyle w:val="TOC2"/>
                    <w:tabs>
                      <w:tab w:val="left" w:pos="2268"/>
                    </w:tabs>
                    <w:rPr>
                      <w:rFonts w:asciiTheme="minorHAnsi" w:eastAsiaTheme="minorEastAsia" w:hAnsiTheme="minorHAnsi" w:cstheme="minorBidi"/>
                      <w:kern w:val="2"/>
                      <w:sz w:val="22"/>
                      <w:szCs w:val="22"/>
                      <w:lang w:val="en-US"/>
                      <w14:ligatures w14:val="standardContextual"/>
                    </w:rPr>
                  </w:pPr>
                  <w:hyperlink w:anchor="_Toc183592663" w:history="1">
                    <w:r w:rsidRPr="00066587">
                      <w:rPr>
                        <w:rStyle w:val="Hyperlink"/>
                      </w:rPr>
                      <w:t>11.2</w:t>
                    </w:r>
                    <w:r>
                      <w:rPr>
                        <w:rFonts w:asciiTheme="minorHAnsi" w:eastAsiaTheme="minorEastAsia" w:hAnsiTheme="minorHAnsi" w:cstheme="minorBidi"/>
                        <w:kern w:val="2"/>
                        <w:sz w:val="22"/>
                        <w:szCs w:val="22"/>
                        <w:lang w:val="en-US"/>
                        <w14:ligatures w14:val="standardContextual"/>
                      </w:rPr>
                      <w:tab/>
                    </w:r>
                    <w:r w:rsidRPr="00066587">
                      <w:rPr>
                        <w:rStyle w:val="Hyperlink"/>
                      </w:rPr>
                      <w:t>Use Descriptive File Naming Conventions</w:t>
                    </w:r>
                    <w:r>
                      <w:rPr>
                        <w:webHidden/>
                      </w:rPr>
                      <w:tab/>
                    </w:r>
                    <w:r>
                      <w:rPr>
                        <w:webHidden/>
                      </w:rPr>
                      <w:fldChar w:fldCharType="begin"/>
                    </w:r>
                    <w:r>
                      <w:rPr>
                        <w:webHidden/>
                      </w:rPr>
                      <w:instrText xml:space="preserve"> PAGEREF _Toc183592663 \h </w:instrText>
                    </w:r>
                    <w:r>
                      <w:rPr>
                        <w:webHidden/>
                      </w:rPr>
                    </w:r>
                    <w:r>
                      <w:rPr>
                        <w:webHidden/>
                      </w:rPr>
                      <w:fldChar w:fldCharType="separate"/>
                    </w:r>
                    <w:r>
                      <w:rPr>
                        <w:webHidden/>
                      </w:rPr>
                      <w:t>32</w:t>
                    </w:r>
                    <w:r>
                      <w:rPr>
                        <w:webHidden/>
                      </w:rPr>
                      <w:fldChar w:fldCharType="end"/>
                    </w:r>
                  </w:hyperlink>
                </w:p>
                <w:p w14:paraId="55E70218" w14:textId="51A91CFD" w:rsidR="002D5797" w:rsidRDefault="002D5797">
                  <w:pPr>
                    <w:pStyle w:val="TOC2"/>
                    <w:tabs>
                      <w:tab w:val="left" w:pos="2268"/>
                    </w:tabs>
                    <w:rPr>
                      <w:rFonts w:asciiTheme="minorHAnsi" w:eastAsiaTheme="minorEastAsia" w:hAnsiTheme="minorHAnsi" w:cstheme="minorBidi"/>
                      <w:kern w:val="2"/>
                      <w:sz w:val="22"/>
                      <w:szCs w:val="22"/>
                      <w:lang w:val="en-US"/>
                      <w14:ligatures w14:val="standardContextual"/>
                    </w:rPr>
                  </w:pPr>
                  <w:hyperlink w:anchor="_Toc183592664" w:history="1">
                    <w:r w:rsidRPr="00066587">
                      <w:rPr>
                        <w:rStyle w:val="Hyperlink"/>
                      </w:rPr>
                      <w:t>11.3</w:t>
                    </w:r>
                    <w:r>
                      <w:rPr>
                        <w:rFonts w:asciiTheme="minorHAnsi" w:eastAsiaTheme="minorEastAsia" w:hAnsiTheme="minorHAnsi" w:cstheme="minorBidi"/>
                        <w:kern w:val="2"/>
                        <w:sz w:val="22"/>
                        <w:szCs w:val="22"/>
                        <w:lang w:val="en-US"/>
                        <w14:ligatures w14:val="standardContextual"/>
                      </w:rPr>
                      <w:tab/>
                    </w:r>
                    <w:r w:rsidRPr="00066587">
                      <w:rPr>
                        <w:rStyle w:val="Hyperlink"/>
                      </w:rPr>
                      <w:t>Utilize File Properties for Additional Metadata</w:t>
                    </w:r>
                    <w:r>
                      <w:rPr>
                        <w:webHidden/>
                      </w:rPr>
                      <w:tab/>
                    </w:r>
                    <w:r>
                      <w:rPr>
                        <w:webHidden/>
                      </w:rPr>
                      <w:fldChar w:fldCharType="begin"/>
                    </w:r>
                    <w:r>
                      <w:rPr>
                        <w:webHidden/>
                      </w:rPr>
                      <w:instrText xml:space="preserve"> PAGEREF _Toc183592664 \h </w:instrText>
                    </w:r>
                    <w:r>
                      <w:rPr>
                        <w:webHidden/>
                      </w:rPr>
                    </w:r>
                    <w:r>
                      <w:rPr>
                        <w:webHidden/>
                      </w:rPr>
                      <w:fldChar w:fldCharType="separate"/>
                    </w:r>
                    <w:r>
                      <w:rPr>
                        <w:webHidden/>
                      </w:rPr>
                      <w:t>32</w:t>
                    </w:r>
                    <w:r>
                      <w:rPr>
                        <w:webHidden/>
                      </w:rPr>
                      <w:fldChar w:fldCharType="end"/>
                    </w:r>
                  </w:hyperlink>
                </w:p>
                <w:p w14:paraId="1A482CDC" w14:textId="145EB522" w:rsidR="002D5797" w:rsidRDefault="002D5797">
                  <w:pPr>
                    <w:pStyle w:val="TOC2"/>
                    <w:tabs>
                      <w:tab w:val="left" w:pos="2268"/>
                    </w:tabs>
                    <w:rPr>
                      <w:rFonts w:asciiTheme="minorHAnsi" w:eastAsiaTheme="minorEastAsia" w:hAnsiTheme="minorHAnsi" w:cstheme="minorBidi"/>
                      <w:kern w:val="2"/>
                      <w:sz w:val="22"/>
                      <w:szCs w:val="22"/>
                      <w:lang w:val="en-US"/>
                      <w14:ligatures w14:val="standardContextual"/>
                    </w:rPr>
                  </w:pPr>
                  <w:hyperlink w:anchor="_Toc183592665" w:history="1">
                    <w:r w:rsidRPr="00066587">
                      <w:rPr>
                        <w:rStyle w:val="Hyperlink"/>
                      </w:rPr>
                      <w:t>11.4</w:t>
                    </w:r>
                    <w:r>
                      <w:rPr>
                        <w:rFonts w:asciiTheme="minorHAnsi" w:eastAsiaTheme="minorEastAsia" w:hAnsiTheme="minorHAnsi" w:cstheme="minorBidi"/>
                        <w:kern w:val="2"/>
                        <w:sz w:val="22"/>
                        <w:szCs w:val="22"/>
                        <w:lang w:val="en-US"/>
                        <w14:ligatures w14:val="standardContextual"/>
                      </w:rPr>
                      <w:tab/>
                    </w:r>
                    <w:r w:rsidRPr="00066587">
                      <w:rPr>
                        <w:rStyle w:val="Hyperlink"/>
                      </w:rPr>
                      <w:t>Assign Responsibility for Folder Maintenance</w:t>
                    </w:r>
                    <w:r>
                      <w:rPr>
                        <w:webHidden/>
                      </w:rPr>
                      <w:tab/>
                    </w:r>
                    <w:r>
                      <w:rPr>
                        <w:webHidden/>
                      </w:rPr>
                      <w:fldChar w:fldCharType="begin"/>
                    </w:r>
                    <w:r>
                      <w:rPr>
                        <w:webHidden/>
                      </w:rPr>
                      <w:instrText xml:space="preserve"> PAGEREF _Toc183592665 \h </w:instrText>
                    </w:r>
                    <w:r>
                      <w:rPr>
                        <w:webHidden/>
                      </w:rPr>
                    </w:r>
                    <w:r>
                      <w:rPr>
                        <w:webHidden/>
                      </w:rPr>
                      <w:fldChar w:fldCharType="separate"/>
                    </w:r>
                    <w:r>
                      <w:rPr>
                        <w:webHidden/>
                      </w:rPr>
                      <w:t>32</w:t>
                    </w:r>
                    <w:r>
                      <w:rPr>
                        <w:webHidden/>
                      </w:rPr>
                      <w:fldChar w:fldCharType="end"/>
                    </w:r>
                  </w:hyperlink>
                </w:p>
                <w:p w14:paraId="5DEDBB1A" w14:textId="5E7BB026" w:rsidR="002D5797" w:rsidRDefault="002D5797">
                  <w:pPr>
                    <w:pStyle w:val="TOC1"/>
                    <w:rPr>
                      <w:rFonts w:asciiTheme="minorHAnsi" w:eastAsiaTheme="minorEastAsia" w:hAnsiTheme="minorHAnsi" w:cstheme="minorBidi"/>
                      <w:b w:val="0"/>
                      <w:kern w:val="2"/>
                      <w:sz w:val="22"/>
                      <w:szCs w:val="22"/>
                      <w:lang w:val="en-US"/>
                      <w14:ligatures w14:val="standardContextual"/>
                    </w:rPr>
                  </w:pPr>
                  <w:hyperlink w:anchor="_Toc183592666" w:history="1">
                    <w:r w:rsidRPr="00066587">
                      <w:rPr>
                        <w:rStyle w:val="Hyperlink"/>
                      </w:rPr>
                      <w:t>12</w:t>
                    </w:r>
                    <w:r>
                      <w:rPr>
                        <w:rFonts w:asciiTheme="minorHAnsi" w:eastAsiaTheme="minorEastAsia" w:hAnsiTheme="minorHAnsi" w:cstheme="minorBidi"/>
                        <w:b w:val="0"/>
                        <w:kern w:val="2"/>
                        <w:sz w:val="22"/>
                        <w:szCs w:val="22"/>
                        <w:lang w:val="en-US"/>
                        <w14:ligatures w14:val="standardContextual"/>
                      </w:rPr>
                      <w:tab/>
                    </w:r>
                    <w:r w:rsidRPr="00066587">
                      <w:rPr>
                        <w:rStyle w:val="Hyperlink"/>
                      </w:rPr>
                      <w:t>Using Microsoft Office for Metadata</w:t>
                    </w:r>
                    <w:r>
                      <w:rPr>
                        <w:webHidden/>
                      </w:rPr>
                      <w:tab/>
                    </w:r>
                    <w:r>
                      <w:rPr>
                        <w:webHidden/>
                      </w:rPr>
                      <w:fldChar w:fldCharType="begin"/>
                    </w:r>
                    <w:r>
                      <w:rPr>
                        <w:webHidden/>
                      </w:rPr>
                      <w:instrText xml:space="preserve"> PAGEREF _Toc183592666 \h </w:instrText>
                    </w:r>
                    <w:r>
                      <w:rPr>
                        <w:webHidden/>
                      </w:rPr>
                    </w:r>
                    <w:r>
                      <w:rPr>
                        <w:webHidden/>
                      </w:rPr>
                      <w:fldChar w:fldCharType="separate"/>
                    </w:r>
                    <w:r>
                      <w:rPr>
                        <w:webHidden/>
                      </w:rPr>
                      <w:t>33</w:t>
                    </w:r>
                    <w:r>
                      <w:rPr>
                        <w:webHidden/>
                      </w:rPr>
                      <w:fldChar w:fldCharType="end"/>
                    </w:r>
                  </w:hyperlink>
                </w:p>
                <w:p w14:paraId="042FC3B8" w14:textId="56612588" w:rsidR="002D5797" w:rsidRDefault="002D5797">
                  <w:pPr>
                    <w:pStyle w:val="TOC2"/>
                    <w:tabs>
                      <w:tab w:val="left" w:pos="2268"/>
                    </w:tabs>
                    <w:rPr>
                      <w:rFonts w:asciiTheme="minorHAnsi" w:eastAsiaTheme="minorEastAsia" w:hAnsiTheme="minorHAnsi" w:cstheme="minorBidi"/>
                      <w:kern w:val="2"/>
                      <w:sz w:val="22"/>
                      <w:szCs w:val="22"/>
                      <w:lang w:val="en-US"/>
                      <w14:ligatures w14:val="standardContextual"/>
                    </w:rPr>
                  </w:pPr>
                  <w:hyperlink w:anchor="_Toc183592667" w:history="1">
                    <w:r w:rsidRPr="00066587">
                      <w:rPr>
                        <w:rStyle w:val="Hyperlink"/>
                      </w:rPr>
                      <w:t>12.1</w:t>
                    </w:r>
                    <w:r>
                      <w:rPr>
                        <w:rFonts w:asciiTheme="minorHAnsi" w:eastAsiaTheme="minorEastAsia" w:hAnsiTheme="minorHAnsi" w:cstheme="minorBidi"/>
                        <w:kern w:val="2"/>
                        <w:sz w:val="22"/>
                        <w:szCs w:val="22"/>
                        <w:lang w:val="en-US"/>
                        <w14:ligatures w14:val="standardContextual"/>
                      </w:rPr>
                      <w:tab/>
                    </w:r>
                    <w:r w:rsidRPr="00066587">
                      <w:rPr>
                        <w:rStyle w:val="Hyperlink"/>
                      </w:rPr>
                      <w:t>Embedding Metadata in Microsoft Office Files</w:t>
                    </w:r>
                    <w:r>
                      <w:rPr>
                        <w:webHidden/>
                      </w:rPr>
                      <w:tab/>
                    </w:r>
                    <w:r>
                      <w:rPr>
                        <w:webHidden/>
                      </w:rPr>
                      <w:fldChar w:fldCharType="begin"/>
                    </w:r>
                    <w:r>
                      <w:rPr>
                        <w:webHidden/>
                      </w:rPr>
                      <w:instrText xml:space="preserve"> PAGEREF _Toc183592667 \h </w:instrText>
                    </w:r>
                    <w:r>
                      <w:rPr>
                        <w:webHidden/>
                      </w:rPr>
                    </w:r>
                    <w:r>
                      <w:rPr>
                        <w:webHidden/>
                      </w:rPr>
                      <w:fldChar w:fldCharType="separate"/>
                    </w:r>
                    <w:r>
                      <w:rPr>
                        <w:webHidden/>
                      </w:rPr>
                      <w:t>33</w:t>
                    </w:r>
                    <w:r>
                      <w:rPr>
                        <w:webHidden/>
                      </w:rPr>
                      <w:fldChar w:fldCharType="end"/>
                    </w:r>
                  </w:hyperlink>
                </w:p>
                <w:p w14:paraId="37741334" w14:textId="49B457C4" w:rsidR="002D5797" w:rsidRDefault="002D5797">
                  <w:pPr>
                    <w:pStyle w:val="TOC2"/>
                    <w:tabs>
                      <w:tab w:val="left" w:pos="2268"/>
                    </w:tabs>
                    <w:rPr>
                      <w:rFonts w:asciiTheme="minorHAnsi" w:eastAsiaTheme="minorEastAsia" w:hAnsiTheme="minorHAnsi" w:cstheme="minorBidi"/>
                      <w:kern w:val="2"/>
                      <w:sz w:val="22"/>
                      <w:szCs w:val="22"/>
                      <w:lang w:val="en-US"/>
                      <w14:ligatures w14:val="standardContextual"/>
                    </w:rPr>
                  </w:pPr>
                  <w:hyperlink w:anchor="_Toc183592668" w:history="1">
                    <w:r w:rsidRPr="00066587">
                      <w:rPr>
                        <w:rStyle w:val="Hyperlink"/>
                      </w:rPr>
                      <w:t>12.2</w:t>
                    </w:r>
                    <w:r>
                      <w:rPr>
                        <w:rFonts w:asciiTheme="minorHAnsi" w:eastAsiaTheme="minorEastAsia" w:hAnsiTheme="minorHAnsi" w:cstheme="minorBidi"/>
                        <w:kern w:val="2"/>
                        <w:sz w:val="22"/>
                        <w:szCs w:val="22"/>
                        <w:lang w:val="en-US"/>
                        <w14:ligatures w14:val="standardContextual"/>
                      </w:rPr>
                      <w:tab/>
                    </w:r>
                    <w:r w:rsidRPr="00066587">
                      <w:rPr>
                        <w:rStyle w:val="Hyperlink"/>
                      </w:rPr>
                      <w:t>Support and Resources</w:t>
                    </w:r>
                    <w:r>
                      <w:rPr>
                        <w:webHidden/>
                      </w:rPr>
                      <w:tab/>
                    </w:r>
                    <w:r>
                      <w:rPr>
                        <w:webHidden/>
                      </w:rPr>
                      <w:fldChar w:fldCharType="begin"/>
                    </w:r>
                    <w:r>
                      <w:rPr>
                        <w:webHidden/>
                      </w:rPr>
                      <w:instrText xml:space="preserve"> PAGEREF _Toc183592668 \h </w:instrText>
                    </w:r>
                    <w:r>
                      <w:rPr>
                        <w:webHidden/>
                      </w:rPr>
                    </w:r>
                    <w:r>
                      <w:rPr>
                        <w:webHidden/>
                      </w:rPr>
                      <w:fldChar w:fldCharType="separate"/>
                    </w:r>
                    <w:r>
                      <w:rPr>
                        <w:webHidden/>
                      </w:rPr>
                      <w:t>33</w:t>
                    </w:r>
                    <w:r>
                      <w:rPr>
                        <w:webHidden/>
                      </w:rPr>
                      <w:fldChar w:fldCharType="end"/>
                    </w:r>
                  </w:hyperlink>
                </w:p>
                <w:p w14:paraId="7B1195EB" w14:textId="5C817795" w:rsidR="002D5797" w:rsidRDefault="002D5797">
                  <w:pPr>
                    <w:pStyle w:val="TOC2"/>
                    <w:tabs>
                      <w:tab w:val="left" w:pos="2268"/>
                    </w:tabs>
                    <w:rPr>
                      <w:rFonts w:asciiTheme="minorHAnsi" w:eastAsiaTheme="minorEastAsia" w:hAnsiTheme="minorHAnsi" w:cstheme="minorBidi"/>
                      <w:kern w:val="2"/>
                      <w:sz w:val="22"/>
                      <w:szCs w:val="22"/>
                      <w:lang w:val="en-US"/>
                      <w14:ligatures w14:val="standardContextual"/>
                    </w:rPr>
                  </w:pPr>
                  <w:hyperlink w:anchor="_Toc183592669" w:history="1">
                    <w:r w:rsidRPr="00066587">
                      <w:rPr>
                        <w:rStyle w:val="Hyperlink"/>
                      </w:rPr>
                      <w:t>12.3</w:t>
                    </w:r>
                    <w:r>
                      <w:rPr>
                        <w:rFonts w:asciiTheme="minorHAnsi" w:eastAsiaTheme="minorEastAsia" w:hAnsiTheme="minorHAnsi" w:cstheme="minorBidi"/>
                        <w:kern w:val="2"/>
                        <w:sz w:val="22"/>
                        <w:szCs w:val="22"/>
                        <w:lang w:val="en-US"/>
                        <w14:ligatures w14:val="standardContextual"/>
                      </w:rPr>
                      <w:tab/>
                    </w:r>
                    <w:r w:rsidRPr="00066587">
                      <w:rPr>
                        <w:rStyle w:val="Hyperlink"/>
                      </w:rPr>
                      <w:t>Conclusion</w:t>
                    </w:r>
                    <w:r>
                      <w:rPr>
                        <w:webHidden/>
                      </w:rPr>
                      <w:tab/>
                    </w:r>
                    <w:r>
                      <w:rPr>
                        <w:webHidden/>
                      </w:rPr>
                      <w:fldChar w:fldCharType="begin"/>
                    </w:r>
                    <w:r>
                      <w:rPr>
                        <w:webHidden/>
                      </w:rPr>
                      <w:instrText xml:space="preserve"> PAGEREF _Toc183592669 \h </w:instrText>
                    </w:r>
                    <w:r>
                      <w:rPr>
                        <w:webHidden/>
                      </w:rPr>
                    </w:r>
                    <w:r>
                      <w:rPr>
                        <w:webHidden/>
                      </w:rPr>
                      <w:fldChar w:fldCharType="separate"/>
                    </w:r>
                    <w:r>
                      <w:rPr>
                        <w:webHidden/>
                      </w:rPr>
                      <w:t>33</w:t>
                    </w:r>
                    <w:r>
                      <w:rPr>
                        <w:webHidden/>
                      </w:rPr>
                      <w:fldChar w:fldCharType="end"/>
                    </w:r>
                  </w:hyperlink>
                </w:p>
                <w:p w14:paraId="6CB14504" w14:textId="7D30EDEE" w:rsidR="002D5797" w:rsidRDefault="002D5797">
                  <w:pPr>
                    <w:pStyle w:val="TOC1"/>
                    <w:rPr>
                      <w:rFonts w:asciiTheme="minorHAnsi" w:eastAsiaTheme="minorEastAsia" w:hAnsiTheme="minorHAnsi" w:cstheme="minorBidi"/>
                      <w:b w:val="0"/>
                      <w:kern w:val="2"/>
                      <w:sz w:val="22"/>
                      <w:szCs w:val="22"/>
                      <w:lang w:val="en-US"/>
                      <w14:ligatures w14:val="standardContextual"/>
                    </w:rPr>
                  </w:pPr>
                  <w:hyperlink w:anchor="_Toc183592670" w:history="1">
                    <w:r w:rsidRPr="00066587">
                      <w:rPr>
                        <w:rStyle w:val="Hyperlink"/>
                      </w:rPr>
                      <w:t>13</w:t>
                    </w:r>
                    <w:r>
                      <w:rPr>
                        <w:rFonts w:asciiTheme="minorHAnsi" w:eastAsiaTheme="minorEastAsia" w:hAnsiTheme="minorHAnsi" w:cstheme="minorBidi"/>
                        <w:b w:val="0"/>
                        <w:kern w:val="2"/>
                        <w:sz w:val="22"/>
                        <w:szCs w:val="22"/>
                        <w:lang w:val="en-US"/>
                        <w14:ligatures w14:val="standardContextual"/>
                      </w:rPr>
                      <w:tab/>
                    </w:r>
                    <w:r w:rsidRPr="00066587">
                      <w:rPr>
                        <w:rStyle w:val="Hyperlink"/>
                      </w:rPr>
                      <w:t>Appendix</w:t>
                    </w:r>
                    <w:r>
                      <w:rPr>
                        <w:webHidden/>
                      </w:rPr>
                      <w:tab/>
                    </w:r>
                    <w:r>
                      <w:rPr>
                        <w:webHidden/>
                      </w:rPr>
                      <w:fldChar w:fldCharType="begin"/>
                    </w:r>
                    <w:r>
                      <w:rPr>
                        <w:webHidden/>
                      </w:rPr>
                      <w:instrText xml:space="preserve"> PAGEREF _Toc183592670 \h </w:instrText>
                    </w:r>
                    <w:r>
                      <w:rPr>
                        <w:webHidden/>
                      </w:rPr>
                    </w:r>
                    <w:r>
                      <w:rPr>
                        <w:webHidden/>
                      </w:rPr>
                      <w:fldChar w:fldCharType="separate"/>
                    </w:r>
                    <w:r>
                      <w:rPr>
                        <w:webHidden/>
                      </w:rPr>
                      <w:t>34</w:t>
                    </w:r>
                    <w:r>
                      <w:rPr>
                        <w:webHidden/>
                      </w:rPr>
                      <w:fldChar w:fldCharType="end"/>
                    </w:r>
                  </w:hyperlink>
                </w:p>
                <w:p w14:paraId="67B192FA" w14:textId="6C82ECC4" w:rsidR="002D5797" w:rsidRDefault="002D5797">
                  <w:pPr>
                    <w:pStyle w:val="TOC2"/>
                    <w:tabs>
                      <w:tab w:val="left" w:pos="2268"/>
                    </w:tabs>
                    <w:rPr>
                      <w:rFonts w:asciiTheme="minorHAnsi" w:eastAsiaTheme="minorEastAsia" w:hAnsiTheme="minorHAnsi" w:cstheme="minorBidi"/>
                      <w:kern w:val="2"/>
                      <w:sz w:val="22"/>
                      <w:szCs w:val="22"/>
                      <w:lang w:val="en-US"/>
                      <w14:ligatures w14:val="standardContextual"/>
                    </w:rPr>
                  </w:pPr>
                  <w:hyperlink w:anchor="_Toc183592671" w:history="1">
                    <w:r w:rsidRPr="00066587">
                      <w:rPr>
                        <w:rStyle w:val="Hyperlink"/>
                      </w:rPr>
                      <w:t>13.1</w:t>
                    </w:r>
                    <w:r>
                      <w:rPr>
                        <w:rFonts w:asciiTheme="minorHAnsi" w:eastAsiaTheme="minorEastAsia" w:hAnsiTheme="minorHAnsi" w:cstheme="minorBidi"/>
                        <w:kern w:val="2"/>
                        <w:sz w:val="22"/>
                        <w:szCs w:val="22"/>
                        <w:lang w:val="en-US"/>
                        <w14:ligatures w14:val="standardContextual"/>
                      </w:rPr>
                      <w:tab/>
                    </w:r>
                    <w:r w:rsidRPr="00066587">
                      <w:rPr>
                        <w:rStyle w:val="Hyperlink"/>
                      </w:rPr>
                      <w:t xml:space="preserve">DataCite Metadata properties tailored to the types of data handled in </w:t>
                    </w:r>
                    <w:r w:rsidR="00A80F39">
                      <w:rPr>
                        <w:rStyle w:val="Hyperlink"/>
                      </w:rPr>
                      <w:t>WSER</w:t>
                    </w:r>
                    <w:r w:rsidRPr="00066587">
                      <w:rPr>
                        <w:rStyle w:val="Hyperlink"/>
                      </w:rPr>
                      <w:t xml:space="preserve"> projects, based on both the DataCite Metadata Schema and the specific project examples.</w:t>
                    </w:r>
                    <w:r>
                      <w:rPr>
                        <w:webHidden/>
                      </w:rPr>
                      <w:tab/>
                    </w:r>
                    <w:r>
                      <w:rPr>
                        <w:webHidden/>
                      </w:rPr>
                      <w:fldChar w:fldCharType="begin"/>
                    </w:r>
                    <w:r>
                      <w:rPr>
                        <w:webHidden/>
                      </w:rPr>
                      <w:instrText xml:space="preserve"> PAGEREF _Toc183592671 \h </w:instrText>
                    </w:r>
                    <w:r>
                      <w:rPr>
                        <w:webHidden/>
                      </w:rPr>
                    </w:r>
                    <w:r>
                      <w:rPr>
                        <w:webHidden/>
                      </w:rPr>
                      <w:fldChar w:fldCharType="separate"/>
                    </w:r>
                    <w:r>
                      <w:rPr>
                        <w:webHidden/>
                      </w:rPr>
                      <w:t>34</w:t>
                    </w:r>
                    <w:r>
                      <w:rPr>
                        <w:webHidden/>
                      </w:rPr>
                      <w:fldChar w:fldCharType="end"/>
                    </w:r>
                  </w:hyperlink>
                </w:p>
                <w:p w14:paraId="226069A6" w14:textId="3040D1F2" w:rsidR="002D5797" w:rsidRDefault="002D5797">
                  <w:pPr>
                    <w:pStyle w:val="TOC2"/>
                    <w:tabs>
                      <w:tab w:val="left" w:pos="2268"/>
                    </w:tabs>
                    <w:rPr>
                      <w:rFonts w:asciiTheme="minorHAnsi" w:eastAsiaTheme="minorEastAsia" w:hAnsiTheme="minorHAnsi" w:cstheme="minorBidi"/>
                      <w:kern w:val="2"/>
                      <w:sz w:val="22"/>
                      <w:szCs w:val="22"/>
                      <w:lang w:val="en-US"/>
                      <w14:ligatures w14:val="standardContextual"/>
                    </w:rPr>
                  </w:pPr>
                  <w:hyperlink w:anchor="_Toc183592672" w:history="1">
                    <w:r w:rsidRPr="00066587">
                      <w:rPr>
                        <w:rStyle w:val="Hyperlink"/>
                      </w:rPr>
                      <w:t>13.2</w:t>
                    </w:r>
                    <w:r>
                      <w:rPr>
                        <w:rFonts w:asciiTheme="minorHAnsi" w:eastAsiaTheme="minorEastAsia" w:hAnsiTheme="minorHAnsi" w:cstheme="minorBidi"/>
                        <w:kern w:val="2"/>
                        <w:sz w:val="22"/>
                        <w:szCs w:val="22"/>
                        <w:lang w:val="en-US"/>
                        <w14:ligatures w14:val="standardContextual"/>
                      </w:rPr>
                      <w:tab/>
                    </w:r>
                    <w:r w:rsidRPr="00066587">
                      <w:rPr>
                        <w:rStyle w:val="Hyperlink"/>
                      </w:rPr>
                      <w:t xml:space="preserve">Dublin Core Metadata Schema tailored to </w:t>
                    </w:r>
                    <w:r w:rsidR="00A80F39">
                      <w:rPr>
                        <w:rStyle w:val="Hyperlink"/>
                      </w:rPr>
                      <w:t>WSER</w:t>
                    </w:r>
                    <w:r w:rsidRPr="00066587">
                      <w:rPr>
                        <w:rStyle w:val="Hyperlink"/>
                      </w:rPr>
                      <w:t xml:space="preserve"> projects. This schema is widely used for general resource description and is suitable for managing a variety of data types.</w:t>
                    </w:r>
                    <w:r>
                      <w:rPr>
                        <w:webHidden/>
                      </w:rPr>
                      <w:tab/>
                    </w:r>
                    <w:r>
                      <w:rPr>
                        <w:webHidden/>
                      </w:rPr>
                      <w:fldChar w:fldCharType="begin"/>
                    </w:r>
                    <w:r>
                      <w:rPr>
                        <w:webHidden/>
                      </w:rPr>
                      <w:instrText xml:space="preserve"> PAGEREF _Toc183592672 \h </w:instrText>
                    </w:r>
                    <w:r>
                      <w:rPr>
                        <w:webHidden/>
                      </w:rPr>
                    </w:r>
                    <w:r>
                      <w:rPr>
                        <w:webHidden/>
                      </w:rPr>
                      <w:fldChar w:fldCharType="separate"/>
                    </w:r>
                    <w:r>
                      <w:rPr>
                        <w:webHidden/>
                      </w:rPr>
                      <w:t>35</w:t>
                    </w:r>
                    <w:r>
                      <w:rPr>
                        <w:webHidden/>
                      </w:rPr>
                      <w:fldChar w:fldCharType="end"/>
                    </w:r>
                  </w:hyperlink>
                </w:p>
                <w:p w14:paraId="2220BF67" w14:textId="67C1BD33" w:rsidR="00403710" w:rsidRPr="006933C3" w:rsidRDefault="00403710" w:rsidP="0001471C">
                  <w:r w:rsidRPr="006933C3">
                    <w:fldChar w:fldCharType="end"/>
                  </w:r>
                </w:p>
              </w:sdtContent>
            </w:sdt>
          </w:sdtContent>
        </w:sdt>
      </w:sdtContent>
    </w:sdt>
    <w:p w14:paraId="5D5BA330" w14:textId="77777777" w:rsidR="00403710" w:rsidRPr="006933C3" w:rsidRDefault="00403710" w:rsidP="0001471C"/>
    <w:bookmarkEnd w:id="11"/>
    <w:bookmarkEnd w:id="12"/>
    <w:p w14:paraId="1F90614D" w14:textId="77777777" w:rsidR="00403710" w:rsidRPr="006933C3" w:rsidRDefault="00403710" w:rsidP="0001471C">
      <w:pPr>
        <w:pStyle w:val="TOC4"/>
      </w:pPr>
    </w:p>
    <w:p w14:paraId="00F179EE" w14:textId="77777777" w:rsidR="00E82E3D" w:rsidRPr="006933C3" w:rsidRDefault="00E82E3D" w:rsidP="0001471C">
      <w:r w:rsidRPr="006933C3">
        <w:br w:type="page"/>
      </w:r>
    </w:p>
    <w:p w14:paraId="4ADF405B" w14:textId="77777777" w:rsidR="009E61EA" w:rsidRPr="006933C3" w:rsidRDefault="009E61EA" w:rsidP="0001471C"/>
    <w:p w14:paraId="71B4B2EE" w14:textId="77777777" w:rsidR="009E61EA" w:rsidRPr="006933C3" w:rsidRDefault="009E61EA" w:rsidP="0001471C"/>
    <w:p w14:paraId="3C4151E4" w14:textId="77777777" w:rsidR="009E61EA" w:rsidRPr="006933C3" w:rsidRDefault="009E61EA" w:rsidP="0001471C">
      <w:pPr>
        <w:sectPr w:rsidR="009E61EA" w:rsidRPr="006933C3" w:rsidSect="00CE1B1C">
          <w:headerReference w:type="first" r:id="rId24"/>
          <w:footerReference w:type="first" r:id="rId25"/>
          <w:pgSz w:w="11907" w:h="16840" w:code="9"/>
          <w:pgMar w:top="794" w:right="1247" w:bottom="1247" w:left="1247" w:header="567" w:footer="567" w:gutter="0"/>
          <w:cols w:space="708"/>
          <w:titlePg/>
          <w:docGrid w:linePitch="360"/>
        </w:sectPr>
      </w:pPr>
    </w:p>
    <w:p w14:paraId="30EF745E" w14:textId="77777777" w:rsidR="00C8529C" w:rsidRPr="006933C3" w:rsidRDefault="00885324" w:rsidP="0001471C">
      <w:pPr>
        <w:pStyle w:val="Kop1ongenummerd"/>
      </w:pPr>
      <w:bookmarkStart w:id="13" w:name="_Toc88049914"/>
      <w:bookmarkStart w:id="14" w:name="_Toc183592635"/>
      <w:r w:rsidRPr="006933C3">
        <w:t>Preface</w:t>
      </w:r>
      <w:bookmarkEnd w:id="13"/>
      <w:bookmarkEnd w:id="14"/>
    </w:p>
    <w:p w14:paraId="06141452" w14:textId="722FE367" w:rsidR="00062A9A" w:rsidRPr="006933C3" w:rsidRDefault="00062A9A" w:rsidP="0001471C">
      <w:r>
        <w:t xml:space="preserve">In an era where data is a pivotal asset, effective data management is essential for driving innovation and collaboration. Over the past year, the Wageningen Data Compliance Centre (WDCC) has led a comprehensive project to enhance data practices across Wageningen University &amp; Research (WUR). </w:t>
      </w:r>
      <w:ins w:id="15" w:author="Cucchi, Carlo" w:date="2024-12-03T08:26:00Z">
        <w:r w:rsidR="07376C9A">
          <w:t>WDCC has worked with several WR (Wageningen Research) centre</w:t>
        </w:r>
      </w:ins>
      <w:ins w:id="16" w:author="Cucchi, Carlo" w:date="2024-12-03T08:27:00Z">
        <w:r w:rsidR="07376C9A">
          <w:t>s in the</w:t>
        </w:r>
        <w:r w:rsidR="4BC876E8">
          <w:t xml:space="preserve"> </w:t>
        </w:r>
        <w:r w:rsidR="07376C9A">
          <w:t xml:space="preserve">past year, </w:t>
        </w:r>
        <w:r w:rsidR="0D732CA5">
          <w:t xml:space="preserve">among which </w:t>
        </w:r>
      </w:ins>
      <w:r w:rsidR="00A80F39">
        <w:t>Wageningen Social and Economic Research</w:t>
      </w:r>
      <w:ins w:id="17" w:author="Cucchi, Carlo" w:date="2024-12-03T08:27:00Z">
        <w:r w:rsidR="0D732CA5">
          <w:t xml:space="preserve"> (</w:t>
        </w:r>
      </w:ins>
      <w:r w:rsidR="00A80F39">
        <w:t>WSER</w:t>
      </w:r>
      <w:ins w:id="18" w:author="Cucchi, Carlo" w:date="2024-12-03T08:27:00Z">
        <w:r w:rsidR="0D732CA5">
          <w:t xml:space="preserve">) </w:t>
        </w:r>
        <w:r w:rsidR="07376C9A">
          <w:t xml:space="preserve">to enhance </w:t>
        </w:r>
      </w:ins>
      <w:ins w:id="19" w:author="Cucchi, Carlo" w:date="2024-12-03T08:29:00Z">
        <w:r w:rsidR="2D67A62A">
          <w:t xml:space="preserve">its </w:t>
        </w:r>
      </w:ins>
      <w:ins w:id="20" w:author="Cucchi, Carlo" w:date="2024-12-03T08:27:00Z">
        <w:r w:rsidR="07376C9A">
          <w:t>data m</w:t>
        </w:r>
        <w:r w:rsidR="04D555F7">
          <w:t>anagement practices.</w:t>
        </w:r>
        <w:r w:rsidR="200C9D15">
          <w:t xml:space="preserve"> </w:t>
        </w:r>
      </w:ins>
      <w:r>
        <w:t xml:space="preserve">This "Metadata Integration Manual for WUR SharePoint" is a significant outcome of </w:t>
      </w:r>
      <w:del w:id="21" w:author="Cucchi, Carlo" w:date="2024-12-03T08:27:00Z">
        <w:r w:rsidDel="00062A9A">
          <w:delText xml:space="preserve">that </w:delText>
        </w:r>
      </w:del>
      <w:ins w:id="22" w:author="Cucchi, Carlo" w:date="2024-12-03T08:27:00Z">
        <w:r w:rsidR="26C89314">
          <w:t xml:space="preserve">this </w:t>
        </w:r>
      </w:ins>
      <w:r>
        <w:t xml:space="preserve">year-long </w:t>
      </w:r>
      <w:r w:rsidR="006933C3">
        <w:t>endeavour</w:t>
      </w:r>
      <w:r>
        <w:t>.</w:t>
      </w:r>
    </w:p>
    <w:p w14:paraId="4B5C355A" w14:textId="77777777" w:rsidR="00062A9A" w:rsidRPr="006933C3" w:rsidRDefault="00062A9A" w:rsidP="0001471C"/>
    <w:p w14:paraId="2B7793F0" w14:textId="0C1D73C5" w:rsidR="00062A9A" w:rsidRPr="006933C3" w:rsidRDefault="00062A9A" w:rsidP="0001471C">
      <w:r>
        <w:t xml:space="preserve">The manual provides practical, step-by-step guidance on how to incorporate metadata into </w:t>
      </w:r>
      <w:del w:id="23" w:author="Cucchi, Carlo" w:date="2024-12-03T08:27:00Z">
        <w:r w:rsidDel="00062A9A">
          <w:delText xml:space="preserve">our </w:delText>
        </w:r>
      </w:del>
      <w:r w:rsidR="00A80F39">
        <w:t>WSER</w:t>
      </w:r>
      <w:ins w:id="24" w:author="Cucchi, Carlo" w:date="2024-12-03T08:27:00Z">
        <w:r w:rsidR="7C808760">
          <w:t xml:space="preserve"> </w:t>
        </w:r>
      </w:ins>
      <w:r>
        <w:t xml:space="preserve">daily workflows using familiar tools like Microsoft SharePoint and Teams. By aligning </w:t>
      </w:r>
      <w:del w:id="25" w:author="Cucchi, Carlo" w:date="2024-12-03T08:28:00Z">
        <w:r w:rsidDel="00062A9A">
          <w:delText xml:space="preserve">our </w:delText>
        </w:r>
      </w:del>
      <w:r>
        <w:t xml:space="preserve">practices with internationally recognized standards such as Dublin Core and </w:t>
      </w:r>
      <w:proofErr w:type="spellStart"/>
      <w:r>
        <w:t>DataCite</w:t>
      </w:r>
      <w:proofErr w:type="spellEnd"/>
      <w:r>
        <w:t>, we aim to improve data findability, accessibility, and interoperability within WUR and with our external partners.</w:t>
      </w:r>
    </w:p>
    <w:p w14:paraId="25733AA7" w14:textId="77777777" w:rsidR="00062A9A" w:rsidRPr="006933C3" w:rsidRDefault="00062A9A" w:rsidP="0001471C"/>
    <w:p w14:paraId="509DD1B0" w14:textId="09AB8BC3" w:rsidR="00062A9A" w:rsidRPr="006933C3" w:rsidRDefault="00062A9A" w:rsidP="0001471C">
      <w:pPr>
        <w:rPr>
          <w:del w:id="26" w:author="Cucchi, Carlo" w:date="2024-12-03T08:29:00Z"/>
        </w:rPr>
      </w:pPr>
      <w:r>
        <w:t xml:space="preserve">This initiative reflects </w:t>
      </w:r>
      <w:del w:id="27" w:author="Cucchi, Carlo" w:date="2024-12-03T08:28:00Z">
        <w:r w:rsidDel="00062A9A">
          <w:delText xml:space="preserve">our </w:delText>
        </w:r>
      </w:del>
      <w:r w:rsidR="00A80F39">
        <w:t>WSER</w:t>
      </w:r>
      <w:ins w:id="28" w:author="Cucchi, Carlo" w:date="2024-12-03T08:28:00Z">
        <w:r w:rsidR="6BB2F5F8">
          <w:t xml:space="preserve"> </w:t>
        </w:r>
      </w:ins>
      <w:r>
        <w:t xml:space="preserve">commitment to fostering a culture of compliance, efficiency, and collaborative excellence. By adopting these metadata practices, </w:t>
      </w:r>
      <w:del w:id="29" w:author="Cucchi, Carlo" w:date="2024-12-03T08:28:00Z">
        <w:r w:rsidDel="00062A9A">
          <w:delText xml:space="preserve">we </w:delText>
        </w:r>
      </w:del>
      <w:r w:rsidR="00A80F39">
        <w:t>WSER</w:t>
      </w:r>
      <w:ins w:id="30" w:author="Cucchi, Carlo" w:date="2024-12-03T08:28:00Z">
        <w:r w:rsidR="303048F8">
          <w:t xml:space="preserve"> staff </w:t>
        </w:r>
      </w:ins>
      <w:r>
        <w:t xml:space="preserve">can ensure that </w:t>
      </w:r>
      <w:del w:id="31" w:author="Cucchi, Carlo" w:date="2024-12-03T08:28:00Z">
        <w:r w:rsidDel="00062A9A">
          <w:delText xml:space="preserve">our </w:delText>
        </w:r>
      </w:del>
      <w:ins w:id="32" w:author="Cucchi, Carlo" w:date="2024-12-03T08:29:00Z">
        <w:r w:rsidR="416E59E0">
          <w:t xml:space="preserve">its </w:t>
        </w:r>
      </w:ins>
      <w:r>
        <w:t xml:space="preserve">valuable data assets are organized, discoverable, and effectively shared among researchers and </w:t>
      </w:r>
      <w:proofErr w:type="spellStart"/>
      <w:r>
        <w:t>stakeholders.</w:t>
      </w:r>
    </w:p>
    <w:p w14:paraId="51822F8B" w14:textId="77777777" w:rsidR="00062A9A" w:rsidRPr="006933C3" w:rsidRDefault="00062A9A" w:rsidP="0001471C">
      <w:pPr>
        <w:rPr>
          <w:del w:id="33" w:author="Cucchi, Carlo" w:date="2024-12-03T08:29:00Z"/>
        </w:rPr>
      </w:pPr>
    </w:p>
    <w:p w14:paraId="0A66C2D6" w14:textId="25D1BC82" w:rsidR="00062A9A" w:rsidRPr="006933C3" w:rsidRDefault="33F50F63" w:rsidP="0001471C">
      <w:ins w:id="34" w:author="Cucchi, Carlo" w:date="2024-12-03T08:29:00Z">
        <w:r>
          <w:t>We</w:t>
        </w:r>
        <w:proofErr w:type="spellEnd"/>
        <w:r>
          <w:t xml:space="preserve"> do</w:t>
        </w:r>
      </w:ins>
      <w:del w:id="35" w:author="Cucchi, Carlo" w:date="2024-12-03T08:29:00Z">
        <w:r w:rsidR="00062A9A" w:rsidDel="00062A9A">
          <w:delText>I</w:delText>
        </w:r>
      </w:del>
      <w:r w:rsidR="00062A9A">
        <w:t xml:space="preserve"> encourage all staff members to embrace the guidelines presented in this manual. Your active participation is essential in realizing the full benefits of this project and enhancing our collective impact.</w:t>
      </w:r>
    </w:p>
    <w:p w14:paraId="234D4F54" w14:textId="77777777" w:rsidR="00062A9A" w:rsidRPr="006933C3" w:rsidRDefault="00062A9A" w:rsidP="0001471C"/>
    <w:p w14:paraId="6D4FFA22" w14:textId="67E91D35" w:rsidR="003E5C20" w:rsidRPr="006933C3" w:rsidRDefault="00062A9A" w:rsidP="0001471C">
      <w:r w:rsidRPr="006933C3">
        <w:t>Thank you for your dedication to advancing our data management capabilities.</w:t>
      </w:r>
    </w:p>
    <w:p w14:paraId="303BEF33" w14:textId="77777777" w:rsidR="003E5C20" w:rsidRPr="006933C3" w:rsidRDefault="003E5C20" w:rsidP="0001471C"/>
    <w:p w14:paraId="06545351" w14:textId="77777777" w:rsidR="003E5C20" w:rsidRPr="006933C3" w:rsidRDefault="003E5C20" w:rsidP="0001471C"/>
    <w:p w14:paraId="6C0D1175" w14:textId="77777777" w:rsidR="003E5C20" w:rsidRPr="006933C3" w:rsidRDefault="003E5C20" w:rsidP="0001471C"/>
    <w:p w14:paraId="4C6396D6" w14:textId="77777777" w:rsidR="003E5C20" w:rsidRPr="006933C3" w:rsidRDefault="003E5C20" w:rsidP="0001471C"/>
    <w:p w14:paraId="7D692EA4" w14:textId="77777777" w:rsidR="00E642CC" w:rsidRPr="006933C3" w:rsidRDefault="00E642CC" w:rsidP="0001471C"/>
    <w:p w14:paraId="472F437D" w14:textId="77777777" w:rsidR="00E82E3D" w:rsidRPr="006933C3" w:rsidRDefault="00E82E3D" w:rsidP="0001471C"/>
    <w:p w14:paraId="7B3CDA43" w14:textId="77777777" w:rsidR="00E82E3D" w:rsidRPr="006933C3" w:rsidRDefault="00E82E3D" w:rsidP="0001471C">
      <w:r w:rsidRPr="006933C3">
        <w:br w:type="page"/>
      </w:r>
    </w:p>
    <w:p w14:paraId="688E43F5" w14:textId="77777777" w:rsidR="00E82E3D" w:rsidRPr="006933C3" w:rsidRDefault="00E82E3D" w:rsidP="0001471C"/>
    <w:p w14:paraId="34D20584" w14:textId="77777777" w:rsidR="009675BA" w:rsidRPr="006933C3" w:rsidRDefault="009675BA" w:rsidP="0001471C"/>
    <w:p w14:paraId="782A67ED" w14:textId="77777777" w:rsidR="003E5C20" w:rsidRPr="006933C3" w:rsidRDefault="003E5C20" w:rsidP="0001471C">
      <w:pPr>
        <w:pStyle w:val="Kop1ongenummerd"/>
      </w:pPr>
      <w:bookmarkStart w:id="36" w:name="_Toc183592636"/>
      <w:bookmarkStart w:id="37" w:name="_Toc353448050"/>
      <w:bookmarkStart w:id="38" w:name="_Toc436221881"/>
      <w:bookmarkStart w:id="39" w:name="_Toc535235606"/>
      <w:bookmarkStart w:id="40" w:name="_Toc535235676"/>
      <w:bookmarkStart w:id="41" w:name="_Toc535235859"/>
      <w:bookmarkStart w:id="42" w:name="_Toc88049915"/>
      <w:r w:rsidRPr="006933C3">
        <w:t>Acknowledgements</w:t>
      </w:r>
      <w:bookmarkEnd w:id="36"/>
    </w:p>
    <w:p w14:paraId="74F869E6" w14:textId="77777777" w:rsidR="006112EE" w:rsidRDefault="006112EE" w:rsidP="0001471C">
      <w:r>
        <w:t>The development of this "Metadata Integration Manual for WUR SharePoint" is the culmination of a year-long project led by the Wageningen Data Compliance Centre (WDCC). We extend our deepest gratitude to the WDCC team for their vision, expertise, and unwavering commitment to enhancing data management practices across Wageningen University &amp; Research.</w:t>
      </w:r>
    </w:p>
    <w:p w14:paraId="79038334" w14:textId="77777777" w:rsidR="006112EE" w:rsidRDefault="006112EE" w:rsidP="0001471C"/>
    <w:p w14:paraId="16CD5C67" w14:textId="572D46D4" w:rsidR="006112EE" w:rsidRDefault="006112EE" w:rsidP="0001471C">
      <w:r>
        <w:t>Special thanks go to the data management specialists</w:t>
      </w:r>
      <w:r w:rsidR="005F711B">
        <w:t xml:space="preserve"> at WE</w:t>
      </w:r>
      <w:ins w:id="43" w:author="Cucchi, Carlo" w:date="2024-12-03T08:30:00Z">
        <w:r w:rsidR="2B22FA7D">
          <w:t>c</w:t>
        </w:r>
      </w:ins>
      <w:del w:id="44" w:author="Cucchi, Carlo" w:date="2024-12-03T08:30:00Z">
        <w:r w:rsidDel="005F711B">
          <w:delText>C</w:delText>
        </w:r>
      </w:del>
      <w:r w:rsidR="005F711B">
        <w:t>R</w:t>
      </w:r>
      <w:r>
        <w:t xml:space="preserve"> and researchers who contributed their insights </w:t>
      </w:r>
      <w:r w:rsidR="005F711B">
        <w:t>during the stocktaking phase of</w:t>
      </w:r>
      <w:r>
        <w:t xml:space="preserve"> the project. Your collaborative efforts have been instrumental in shaping a manual that is both practical and aligned with international metadata standards.</w:t>
      </w:r>
    </w:p>
    <w:p w14:paraId="5F5E8E4B" w14:textId="77777777" w:rsidR="006112EE" w:rsidRDefault="006112EE" w:rsidP="0001471C"/>
    <w:p w14:paraId="7B056C73" w14:textId="5DF98D53" w:rsidR="006112EE" w:rsidRDefault="006112EE" w:rsidP="0001471C">
      <w:r>
        <w:t xml:space="preserve">A heartfelt thank you to all WUR staff members who participated in </w:t>
      </w:r>
      <w:r w:rsidR="005F711B">
        <w:t>stocktaking interviews</w:t>
      </w:r>
      <w:r>
        <w:t xml:space="preserve"> programs, provided feedback, and helped refine the manual. Your engagement and constructive input have significantly enhanced the usability and relevance of this guide.</w:t>
      </w:r>
    </w:p>
    <w:p w14:paraId="1A1E5FB5" w14:textId="77777777" w:rsidR="006112EE" w:rsidRDefault="006112EE" w:rsidP="0001471C"/>
    <w:p w14:paraId="1A4A53D6" w14:textId="77777777" w:rsidR="006112EE" w:rsidRDefault="006112EE" w:rsidP="0001471C">
      <w:r>
        <w:t>Lastly, we appreciate the support of the WUR leadership in prioritizing data compliance and fostering an environment that values innovation, collaboration, and continuous improvement.</w:t>
      </w:r>
    </w:p>
    <w:p w14:paraId="307EEB3F" w14:textId="77777777" w:rsidR="006112EE" w:rsidRDefault="006112EE" w:rsidP="0001471C"/>
    <w:p w14:paraId="0DE1DA2C" w14:textId="101393B3" w:rsidR="003E5C20" w:rsidRDefault="006112EE" w:rsidP="0001471C">
      <w:r>
        <w:t>Thank you to everyone who contributed to this important initiative.</w:t>
      </w:r>
    </w:p>
    <w:p w14:paraId="5E790D63" w14:textId="77777777" w:rsidR="005F711B" w:rsidRDefault="005F711B" w:rsidP="0001471C"/>
    <w:p w14:paraId="52704F1F" w14:textId="77777777" w:rsidR="005F711B" w:rsidRDefault="005F711B" w:rsidP="0001471C"/>
    <w:p w14:paraId="224D7883" w14:textId="77777777" w:rsidR="005F711B" w:rsidRDefault="005F711B" w:rsidP="0001471C"/>
    <w:p w14:paraId="6C52E5C6" w14:textId="77777777" w:rsidR="005F711B" w:rsidRDefault="005F711B" w:rsidP="0001471C"/>
    <w:p w14:paraId="69277FC5" w14:textId="5C4AF044" w:rsidR="005F711B" w:rsidRDefault="005F711B" w:rsidP="0001471C">
      <w:r>
        <w:t>______________</w:t>
      </w:r>
    </w:p>
    <w:p w14:paraId="4162D349" w14:textId="47E2A3CB" w:rsidR="005F711B" w:rsidRPr="005F711B" w:rsidRDefault="005F711B" w:rsidP="0001471C">
      <w:pPr>
        <w:rPr>
          <w:lang w:val="en-US"/>
        </w:rPr>
      </w:pPr>
      <w:r w:rsidRPr="005F711B">
        <w:rPr>
          <w:lang w:val="en-US"/>
        </w:rPr>
        <w:t>Arnab Gupta, Nienke Beintema, Car</w:t>
      </w:r>
      <w:r>
        <w:rPr>
          <w:lang w:val="en-US"/>
        </w:rPr>
        <w:t>lo Cucchi</w:t>
      </w:r>
    </w:p>
    <w:p w14:paraId="2C7B9331" w14:textId="77777777" w:rsidR="003E5C20" w:rsidRPr="005F711B" w:rsidRDefault="003E5C20" w:rsidP="0001471C">
      <w:pPr>
        <w:rPr>
          <w:lang w:val="en-US"/>
        </w:rPr>
      </w:pPr>
    </w:p>
    <w:p w14:paraId="1BCA8409" w14:textId="77777777" w:rsidR="003E5C20" w:rsidRPr="005F711B" w:rsidRDefault="003E5C20" w:rsidP="0001471C">
      <w:pPr>
        <w:rPr>
          <w:lang w:val="en-US"/>
        </w:rPr>
      </w:pPr>
      <w:r w:rsidRPr="005F711B">
        <w:rPr>
          <w:lang w:val="en-US"/>
        </w:rPr>
        <w:br w:type="page"/>
      </w:r>
    </w:p>
    <w:p w14:paraId="433820D1" w14:textId="77777777" w:rsidR="003E5C20" w:rsidRPr="005F711B" w:rsidRDefault="003E5C20" w:rsidP="0001471C">
      <w:pPr>
        <w:rPr>
          <w:lang w:val="en-US"/>
        </w:rPr>
      </w:pPr>
    </w:p>
    <w:p w14:paraId="5B4FB9B5" w14:textId="77777777" w:rsidR="003E5C20" w:rsidRPr="005F711B" w:rsidRDefault="003E5C20" w:rsidP="0001471C">
      <w:pPr>
        <w:rPr>
          <w:lang w:val="en-US"/>
        </w:rPr>
      </w:pPr>
    </w:p>
    <w:p w14:paraId="1C942F0C" w14:textId="77777777" w:rsidR="003E5C20" w:rsidRPr="006933C3" w:rsidRDefault="003E5C20" w:rsidP="0001471C">
      <w:pPr>
        <w:pStyle w:val="Kop1ongenummerd"/>
      </w:pPr>
      <w:bookmarkStart w:id="45" w:name="_Toc505862311"/>
      <w:bookmarkStart w:id="46" w:name="_Toc507498430"/>
      <w:bookmarkStart w:id="47" w:name="_Toc507498448"/>
      <w:bookmarkStart w:id="48" w:name="_Toc61430385"/>
      <w:bookmarkStart w:id="49" w:name="_Toc69459780"/>
      <w:bookmarkStart w:id="50" w:name="_Toc183592637"/>
      <w:r w:rsidRPr="006933C3">
        <w:t>List of abbreviations and acronyms</w:t>
      </w:r>
      <w:bookmarkEnd w:id="45"/>
      <w:bookmarkEnd w:id="46"/>
      <w:bookmarkEnd w:id="47"/>
      <w:bookmarkEnd w:id="48"/>
      <w:bookmarkEnd w:id="49"/>
      <w:bookmarkEnd w:id="50"/>
    </w:p>
    <w:p w14:paraId="7BDD8E1C" w14:textId="27D56FA1" w:rsidR="003E5C20" w:rsidRPr="006933C3" w:rsidRDefault="00A80F39" w:rsidP="0001471C">
      <w:r>
        <w:t>WSER</w:t>
      </w:r>
      <w:r w:rsidR="003E5C20" w:rsidRPr="006933C3">
        <w:tab/>
      </w:r>
      <w:r>
        <w:t>Wageningen Social and Economic Research</w:t>
      </w:r>
      <w:r w:rsidR="003E5C20" w:rsidRPr="006933C3">
        <w:t>, Wageningen University &amp; Research</w:t>
      </w:r>
    </w:p>
    <w:p w14:paraId="7DA1D58F" w14:textId="77777777" w:rsidR="003E5C20" w:rsidRPr="006933C3" w:rsidRDefault="003E5C20" w:rsidP="0001471C">
      <w:r w:rsidRPr="006933C3">
        <w:t>WUR</w:t>
      </w:r>
      <w:r w:rsidRPr="006933C3">
        <w:tab/>
        <w:t xml:space="preserve">Wageningen University &amp; Research </w:t>
      </w:r>
    </w:p>
    <w:p w14:paraId="448AC5DC" w14:textId="77777777" w:rsidR="003E5C20" w:rsidRPr="006933C3" w:rsidRDefault="003E5C20" w:rsidP="0001471C"/>
    <w:p w14:paraId="1AD56CF4" w14:textId="77777777" w:rsidR="003E5C20" w:rsidRPr="006933C3" w:rsidRDefault="003E5C20" w:rsidP="0001471C"/>
    <w:p w14:paraId="08C192ED" w14:textId="77777777" w:rsidR="003E5C20" w:rsidRPr="006933C3" w:rsidRDefault="003E5C20" w:rsidP="0001471C">
      <w:r w:rsidRPr="006933C3">
        <w:br w:type="page"/>
      </w:r>
    </w:p>
    <w:p w14:paraId="052E501D" w14:textId="77777777" w:rsidR="003E5C20" w:rsidRPr="006933C3" w:rsidRDefault="003E5C20" w:rsidP="0001471C"/>
    <w:p w14:paraId="5CC41CFC" w14:textId="77777777" w:rsidR="003E5C20" w:rsidRPr="006933C3" w:rsidRDefault="003E5C20" w:rsidP="0001471C"/>
    <w:p w14:paraId="6A98CF14" w14:textId="3012ADF7" w:rsidR="00C8529C" w:rsidRPr="006933C3" w:rsidRDefault="00C8529C" w:rsidP="0001471C">
      <w:pPr>
        <w:pStyle w:val="Kop1ongenummerd"/>
      </w:pPr>
      <w:bookmarkStart w:id="51" w:name="_Toc183592638"/>
      <w:commentRangeStart w:id="52"/>
      <w:commentRangeStart w:id="53"/>
      <w:r>
        <w:t>S</w:t>
      </w:r>
      <w:bookmarkEnd w:id="37"/>
      <w:bookmarkEnd w:id="38"/>
      <w:bookmarkEnd w:id="39"/>
      <w:bookmarkEnd w:id="40"/>
      <w:bookmarkEnd w:id="41"/>
      <w:r w:rsidR="00885324">
        <w:t>ummary</w:t>
      </w:r>
      <w:bookmarkEnd w:id="42"/>
      <w:bookmarkEnd w:id="51"/>
      <w:commentRangeEnd w:id="52"/>
      <w:r>
        <w:rPr>
          <w:rStyle w:val="CommentReference"/>
        </w:rPr>
        <w:commentReference w:id="52"/>
      </w:r>
      <w:commentRangeEnd w:id="53"/>
      <w:r w:rsidR="00BE7DC0">
        <w:rPr>
          <w:rStyle w:val="CommentReference"/>
          <w:rFonts w:ascii="Times" w:eastAsia="Times" w:hAnsi="Times" w:cs="Times New Roman"/>
          <w:bCs w:val="0"/>
          <w:lang w:eastAsia="nl-NL"/>
        </w:rPr>
        <w:commentReference w:id="53"/>
      </w:r>
    </w:p>
    <w:p w14:paraId="293E58D5" w14:textId="77777777" w:rsidR="006112EE" w:rsidRDefault="006112EE" w:rsidP="0001471C">
      <w:r>
        <w:t>Effective data management is crucial for fostering collaboration, ensuring compliance, and enhancing efficiency within any research institution. Recognizing this, the Wageningen Data Compliance Centre (WDCC) embarked on a year-long project to improve data practices across Wageningen University &amp; Research (WUR). This "Metadata Integration Manual for WUR SharePoint" is a key outcome of that initiative.</w:t>
      </w:r>
    </w:p>
    <w:p w14:paraId="57E2BBCB" w14:textId="77777777" w:rsidR="006112EE" w:rsidRDefault="006112EE" w:rsidP="0001471C">
      <w:pPr>
        <w:rPr>
          <w:del w:id="54" w:author="Cucchi, Carlo" w:date="2024-12-03T08:07:00Z"/>
        </w:rPr>
      </w:pPr>
    </w:p>
    <w:p w14:paraId="304B4179" w14:textId="77777777" w:rsidR="006112EE" w:rsidRPr="006112EE" w:rsidRDefault="006112EE" w:rsidP="0001471C">
      <w:pPr>
        <w:rPr>
          <w:del w:id="55" w:author="Cucchi, Carlo" w:date="2024-12-03T08:07:00Z"/>
        </w:rPr>
      </w:pPr>
      <w:del w:id="56" w:author="Cucchi, Carlo" w:date="2024-12-03T08:07:00Z">
        <w:r w:rsidDel="006112EE">
          <w:delText>Purpose of the Manual</w:delText>
        </w:r>
      </w:del>
    </w:p>
    <w:p w14:paraId="521B99EB" w14:textId="77777777" w:rsidR="006112EE" w:rsidRDefault="006112EE" w:rsidP="0001471C">
      <w:pPr>
        <w:rPr>
          <w:del w:id="57" w:author="Cucchi, Carlo" w:date="2024-12-03T08:07:00Z"/>
        </w:rPr>
      </w:pPr>
    </w:p>
    <w:p w14:paraId="3C127890" w14:textId="25309CB4" w:rsidR="006112EE" w:rsidRDefault="006112EE" w:rsidP="2F9610D0">
      <w:r>
        <w:t xml:space="preserve">The manual serves as a practical guide for WUR staff to seamlessly incorporate metadata into their daily workflows using Microsoft SharePoint and Teams. By aligning with internationally recognized standards like Dublin Core and </w:t>
      </w:r>
      <w:proofErr w:type="spellStart"/>
      <w:r>
        <w:t>DataCite</w:t>
      </w:r>
      <w:proofErr w:type="spellEnd"/>
      <w:r>
        <w:t>, the manual ensures consistency, interoperability, and adherence to best practices in data management and compliance.</w:t>
      </w:r>
      <w:ins w:id="58" w:author="Cucchi, Carlo" w:date="2024-12-03T08:07:00Z">
        <w:r w:rsidR="48A6DE08">
          <w:t xml:space="preserve"> This manual has the following objectives:</w:t>
        </w:r>
      </w:ins>
      <w:r w:rsidR="48A6DE08">
        <w:t xml:space="preserve"> </w:t>
      </w:r>
      <w:r w:rsidR="71A9C227">
        <w:t>First,</w:t>
      </w:r>
      <w:r w:rsidR="7C384712">
        <w:t xml:space="preserve"> giving guidelines to</w:t>
      </w:r>
      <w:r w:rsidR="71A9C227">
        <w:t xml:space="preserve"> e</w:t>
      </w:r>
      <w:r>
        <w:t>nhanc</w:t>
      </w:r>
      <w:r w:rsidR="283997F4">
        <w:t>ing the</w:t>
      </w:r>
      <w:r>
        <w:t xml:space="preserve"> Data Findability and Accessibility</w:t>
      </w:r>
      <w:r w:rsidR="2EA55521">
        <w:t xml:space="preserve">. </w:t>
      </w:r>
      <w:r w:rsidR="5A4D3876">
        <w:t>Thus</w:t>
      </w:r>
      <w:r w:rsidR="2EA55521">
        <w:t>, i</w:t>
      </w:r>
      <w:r w:rsidR="11CA4D7D">
        <w:t xml:space="preserve">mproving </w:t>
      </w:r>
      <w:r>
        <w:t>the ability to locate and retrieve important files efficiently</w:t>
      </w:r>
      <w:r w:rsidR="16FA6F4A">
        <w:t xml:space="preserve">. Second key objective is to </w:t>
      </w:r>
      <w:r w:rsidR="30B4D816">
        <w:t>m</w:t>
      </w:r>
      <w:r>
        <w:t xml:space="preserve">inimize </w:t>
      </w:r>
      <w:r w:rsidR="1C75DA22">
        <w:t>a</w:t>
      </w:r>
      <w:r>
        <w:t>dditional Workload</w:t>
      </w:r>
      <w:r w:rsidR="4B6237FC">
        <w:t xml:space="preserve">. </w:t>
      </w:r>
      <w:r w:rsidR="4FF20922">
        <w:t xml:space="preserve">That means </w:t>
      </w:r>
      <w:r w:rsidR="0335ED8C">
        <w:t xml:space="preserve">prompting the use of </w:t>
      </w:r>
      <w:r w:rsidR="7ED3DEBF">
        <w:t>f</w:t>
      </w:r>
      <w:r>
        <w:t xml:space="preserve">amiliar </w:t>
      </w:r>
      <w:r w:rsidR="2ADB0AEB">
        <w:t>t</w:t>
      </w:r>
      <w:r>
        <w:t xml:space="preserve">ools and </w:t>
      </w:r>
      <w:r w:rsidR="5D6C808A">
        <w:t>c</w:t>
      </w:r>
      <w:r>
        <w:t>onventions</w:t>
      </w:r>
      <w:r w:rsidR="6774F2BC">
        <w:t xml:space="preserve"> such as </w:t>
      </w:r>
      <w:r>
        <w:t>current file naming practices that staff are already accustomed to.</w:t>
      </w:r>
      <w:r w:rsidR="6CB8E7EE">
        <w:t xml:space="preserve"> </w:t>
      </w:r>
      <w:r w:rsidR="55D900CB">
        <w:t>Third, b</w:t>
      </w:r>
      <w:r>
        <w:t>oost</w:t>
      </w:r>
      <w:r w:rsidR="0C30E1D1">
        <w:t>ing c</w:t>
      </w:r>
      <w:r>
        <w:t xml:space="preserve">ollaboration and </w:t>
      </w:r>
      <w:r w:rsidR="7FC7B39E">
        <w:t>e</w:t>
      </w:r>
      <w:r>
        <w:t>fficiency</w:t>
      </w:r>
      <w:r w:rsidR="463485B6">
        <w:t>, which in practice is reflected into</w:t>
      </w:r>
      <w:r>
        <w:t xml:space="preserve"> </w:t>
      </w:r>
      <w:r w:rsidR="12009B1C">
        <w:t>f</w:t>
      </w:r>
      <w:r>
        <w:t>acilitate better teamwork among colleagues and with external partners.</w:t>
      </w:r>
      <w:r w:rsidR="2D6728AA">
        <w:t xml:space="preserve"> Lastly, these guidelines </w:t>
      </w:r>
      <w:r w:rsidR="5DA8D440">
        <w:t>aim</w:t>
      </w:r>
      <w:r w:rsidR="2D6728AA">
        <w:t xml:space="preserve"> at </w:t>
      </w:r>
      <w:r w:rsidR="576B92CD">
        <w:t>aligning</w:t>
      </w:r>
      <w:r>
        <w:t xml:space="preserve"> with Recognized Standards</w:t>
      </w:r>
      <w:r w:rsidR="100F686A">
        <w:t xml:space="preserve"> and </w:t>
      </w:r>
      <w:r>
        <w:t xml:space="preserve">Implement metadata fields based on globally recognized standards like Dublin Core or </w:t>
      </w:r>
      <w:proofErr w:type="spellStart"/>
      <w:r>
        <w:t>DataCite</w:t>
      </w:r>
      <w:proofErr w:type="spellEnd"/>
      <w:r>
        <w:t xml:space="preserve"> to ensure consistency and interoperability.</w:t>
      </w:r>
    </w:p>
    <w:p w14:paraId="2BA7EDF4" w14:textId="77777777" w:rsidR="006112EE" w:rsidRDefault="006112EE" w:rsidP="0001471C"/>
    <w:p w14:paraId="6657A072" w14:textId="1D6AF55D" w:rsidR="006112EE" w:rsidRDefault="1732E40A" w:rsidP="0001471C">
      <w:r>
        <w:t>More specifically, t</w:t>
      </w:r>
      <w:r w:rsidR="006112EE">
        <w:t>he Manual</w:t>
      </w:r>
      <w:r w:rsidR="6392B33F">
        <w:t xml:space="preserve"> cover the following topics: </w:t>
      </w:r>
      <w:r w:rsidR="49A9EEEE">
        <w:t>First, at the core of the manual</w:t>
      </w:r>
      <w:r w:rsidR="6D8D3B47">
        <w:t xml:space="preserve"> lies a</w:t>
      </w:r>
      <w:r w:rsidR="49A9EEEE">
        <w:t xml:space="preserve"> </w:t>
      </w:r>
      <w:r w:rsidR="006112EE" w:rsidRPr="2F9610D0">
        <w:rPr>
          <w:b/>
          <w:bCs/>
        </w:rPr>
        <w:t>Step-by-Step Guide</w:t>
      </w:r>
      <w:r w:rsidR="05183E43" w:rsidRPr="2F9610D0">
        <w:rPr>
          <w:b/>
          <w:bCs/>
        </w:rPr>
        <w:t xml:space="preserve"> with d</w:t>
      </w:r>
      <w:r w:rsidR="006112EE">
        <w:t>etailed instructions on setting up metadata fields in SharePoint, populating metadata for individual files, and reviewing entries for accuracy. The guide emphasizes that metadata integration is intended for important and meaningful files that could benefit others.</w:t>
      </w:r>
      <w:r w:rsidR="3DE45921">
        <w:t xml:space="preserve"> </w:t>
      </w:r>
      <w:r w:rsidR="006112EE" w:rsidRPr="2F9610D0">
        <w:rPr>
          <w:b/>
          <w:bCs/>
        </w:rPr>
        <w:t>Metadata Implementation for Other Platforms</w:t>
      </w:r>
      <w:r w:rsidR="006112EE">
        <w:t>: Additional guidance on adding metadata to files stored on researchers' laptops and the W-Drive, ensuring comprehensive data management and compliance across all storage environments.</w:t>
      </w:r>
      <w:r w:rsidR="4F291C9A">
        <w:t xml:space="preserve"> Finally, in the appendix we do provide t</w:t>
      </w:r>
      <w:r w:rsidR="006112EE">
        <w:t xml:space="preserve">ailored explanations of the Dublin Core and </w:t>
      </w:r>
      <w:proofErr w:type="spellStart"/>
      <w:r w:rsidR="006112EE">
        <w:t>DataCite</w:t>
      </w:r>
      <w:proofErr w:type="spellEnd"/>
      <w:r w:rsidR="006112EE">
        <w:t xml:space="preserve"> metadata properties, specifically adapted to the types of data handled in </w:t>
      </w:r>
      <w:r w:rsidR="00A80F39">
        <w:t>WSER</w:t>
      </w:r>
      <w:r w:rsidR="006112EE">
        <w:t xml:space="preserve"> projects. This helps users understand the purpose of each field and fill them in accurately.</w:t>
      </w:r>
    </w:p>
    <w:p w14:paraId="4AB3128D" w14:textId="77777777" w:rsidR="006112EE" w:rsidRDefault="006112EE" w:rsidP="0001471C"/>
    <w:p w14:paraId="034D22D0" w14:textId="478A3FA5" w:rsidR="00C8529C" w:rsidRPr="006933C3" w:rsidRDefault="006112EE" w:rsidP="0001471C">
      <w:r>
        <w:t>The "Metadata Integration Manual for WUR SharePoint" represents a significant advancement in WUR's data management and compliance capabilities. It is the product of collaborative efforts across departments and the culmination of a dedicated project by the WDCC.</w:t>
      </w:r>
      <w:r w:rsidR="0F13F561">
        <w:t xml:space="preserve"> </w:t>
      </w:r>
      <w:r>
        <w:t>By adopting the practices outlined in this manual, WUR staff can significantly enhance data organization, accessibility, and collaboration. This not only benefits individual researchers but also strengthens WUR's position as a leader in research innovation and compliance excellence.</w:t>
      </w:r>
      <w:r w:rsidR="401F923B">
        <w:t xml:space="preserve"> </w:t>
      </w:r>
      <w:r>
        <w:t>We encourage all staff to read the manual, participate in any available training sessions, and begin integrating metadata into their workflows. Your active involvement is crucial to the success of this initiative and to maximizing the collective impact of our work.</w:t>
      </w:r>
    </w:p>
    <w:p w14:paraId="413D324C" w14:textId="77777777" w:rsidR="00E82E3D" w:rsidRPr="006933C3" w:rsidRDefault="00E82E3D" w:rsidP="0001471C"/>
    <w:p w14:paraId="63BF51F2" w14:textId="77777777" w:rsidR="00E82E3D" w:rsidRPr="006933C3" w:rsidRDefault="00E82E3D" w:rsidP="0001471C">
      <w:r w:rsidRPr="006933C3">
        <w:br w:type="page"/>
      </w:r>
    </w:p>
    <w:p w14:paraId="3DB79492" w14:textId="77777777" w:rsidR="00E82E3D" w:rsidRPr="006933C3" w:rsidRDefault="00E82E3D" w:rsidP="0001471C"/>
    <w:p w14:paraId="46CB6ED8" w14:textId="77777777" w:rsidR="00C8529C" w:rsidRPr="006933C3" w:rsidRDefault="00C8529C" w:rsidP="0001471C"/>
    <w:p w14:paraId="227985BF" w14:textId="77777777" w:rsidR="00BF0A30" w:rsidRPr="006933C3" w:rsidRDefault="00BF0A30" w:rsidP="0001471C">
      <w:pPr>
        <w:pStyle w:val="Heading1"/>
        <w:rPr>
          <w:rFonts w:eastAsia="Times New Roman"/>
        </w:rPr>
      </w:pPr>
      <w:bookmarkStart w:id="59" w:name="_Toc183592639"/>
      <w:r w:rsidRPr="006933C3">
        <w:rPr>
          <w:rFonts w:eastAsia="Times New Roman"/>
        </w:rPr>
        <w:t>Background</w:t>
      </w:r>
      <w:bookmarkEnd w:id="59"/>
    </w:p>
    <w:p w14:paraId="2B0CB3AD" w14:textId="471B7E9C" w:rsidR="00BF0A30" w:rsidRPr="003C1DDE" w:rsidRDefault="00BF0A30" w:rsidP="0001471C">
      <w:r w:rsidRPr="003C1DDE">
        <w:t xml:space="preserve">At the </w:t>
      </w:r>
      <w:r w:rsidR="00A80F39">
        <w:t>Wageningen Social and Economic Research</w:t>
      </w:r>
      <w:r w:rsidRPr="003C1DDE">
        <w:t xml:space="preserve"> (</w:t>
      </w:r>
      <w:r w:rsidR="00A80F39">
        <w:t>WSER</w:t>
      </w:r>
      <w:r w:rsidRPr="003C1DDE">
        <w:t xml:space="preserve">), effective data management is essential for </w:t>
      </w:r>
      <w:r w:rsidR="00B425DE" w:rsidRPr="0001471C">
        <w:t>promoting</w:t>
      </w:r>
      <w:r w:rsidRPr="003C1DDE">
        <w:t xml:space="preserve"> collaboration, boosting efficiency, and ensuring compliance. To streamline our data practices</w:t>
      </w:r>
      <w:r w:rsidR="00BC5725" w:rsidRPr="0001471C">
        <w:t xml:space="preserve"> and adding compliance to the WUR standards</w:t>
      </w:r>
      <w:r w:rsidRPr="003C1DDE">
        <w:t xml:space="preserve">, </w:t>
      </w:r>
      <w:r w:rsidR="00D64F44" w:rsidRPr="0001471C">
        <w:t>we are</w:t>
      </w:r>
      <w:r w:rsidRPr="003C1DDE">
        <w:t xml:space="preserve"> introducing an easy-to-use process for adding metadata that aligns with widely recognized standards. You have the option to use either the Dublin Core or </w:t>
      </w:r>
      <w:proofErr w:type="spellStart"/>
      <w:r w:rsidRPr="003C1DDE">
        <w:t>DataCite</w:t>
      </w:r>
      <w:proofErr w:type="spellEnd"/>
      <w:r w:rsidRPr="003C1DDE">
        <w:t xml:space="preserve"> metadata standards—both are utilized within WUR to maintain consistency and compliance.</w:t>
      </w:r>
    </w:p>
    <w:p w14:paraId="2155ABAC" w14:textId="0D5A48B1" w:rsidR="00BF0A30" w:rsidRPr="003C1DDE" w:rsidRDefault="00BF0A30" w:rsidP="0001471C">
      <w:r w:rsidRPr="003C1DDE">
        <w:t xml:space="preserve">This manual </w:t>
      </w:r>
      <w:r w:rsidR="002B70AC" w:rsidRPr="0001471C">
        <w:t>narrates</w:t>
      </w:r>
      <w:r w:rsidRPr="003C1DDE">
        <w:t xml:space="preserve"> a straightforward, step-by-step guide to help you seamlessly integrate metadata into your daily workflows using Microsoft SharePoint and Teams. </w:t>
      </w:r>
      <w:r w:rsidR="00D64F44" w:rsidRPr="0001471C">
        <w:t>We are</w:t>
      </w:r>
      <w:r w:rsidRPr="003C1DDE">
        <w:t xml:space="preserve"> focusing on creating metadata for files and datasets that are important and meaningful—those that other researchers might find useful. Detailed descriptions for each metadata field, following these standards, are included in the appendix to ensure consistency and ease of use.</w:t>
      </w:r>
    </w:p>
    <w:p w14:paraId="6EA7A552" w14:textId="77777777" w:rsidR="00BF0A30" w:rsidRPr="006933C3" w:rsidRDefault="00BF0A30" w:rsidP="0001471C">
      <w:pPr>
        <w:pStyle w:val="Heading1"/>
        <w:rPr>
          <w:rFonts w:eastAsia="Times New Roman"/>
        </w:rPr>
      </w:pPr>
      <w:bookmarkStart w:id="60" w:name="_Toc183592640"/>
      <w:r w:rsidRPr="006933C3">
        <w:rPr>
          <w:rFonts w:eastAsia="Times New Roman"/>
        </w:rPr>
        <w:t>Introduction</w:t>
      </w:r>
      <w:bookmarkEnd w:id="60"/>
    </w:p>
    <w:p w14:paraId="403F8310" w14:textId="0601F2ED" w:rsidR="2F9610D0" w:rsidRDefault="00BF0A30">
      <w:r>
        <w:t xml:space="preserve">Think of metadata as "data about data." It provides structured information that describes, explains, or helps locate an information resource. By aligning our metadata practices with the Dublin Core or </w:t>
      </w:r>
      <w:proofErr w:type="spellStart"/>
      <w:r>
        <w:t>DataCite</w:t>
      </w:r>
      <w:proofErr w:type="spellEnd"/>
      <w:r>
        <w:t xml:space="preserve"> standards, we ensure consistency, interoperability, and adherence to widely accepted conventions.</w:t>
      </w:r>
      <w:r w:rsidR="4762FC60">
        <w:t xml:space="preserve"> Metadata Integration</w:t>
      </w:r>
      <w:r w:rsidR="09808528">
        <w:t xml:space="preserve"> brings several benefits, among which i</w:t>
      </w:r>
      <w:r w:rsidR="4762FC60">
        <w:t>mproved Searchability</w:t>
      </w:r>
      <w:r w:rsidR="0D7B0C2A">
        <w:t xml:space="preserve"> (m</w:t>
      </w:r>
      <w:r w:rsidR="4762FC60">
        <w:t>etadata enhances the discoverability of files, making it easier for researchers and staff to find and utilize shared resources</w:t>
      </w:r>
      <w:r w:rsidR="43272DE2">
        <w:t xml:space="preserve">), </w:t>
      </w:r>
      <w:r w:rsidR="450D623B">
        <w:t xml:space="preserve">and </w:t>
      </w:r>
      <w:r w:rsidR="43272DE2">
        <w:t>e</w:t>
      </w:r>
      <w:r w:rsidR="4762FC60">
        <w:t>nhanced Collaboration</w:t>
      </w:r>
      <w:r w:rsidR="6F5F6410">
        <w:t xml:space="preserve"> </w:t>
      </w:r>
      <w:r w:rsidR="55AD9749">
        <w:t>(</w:t>
      </w:r>
      <w:r w:rsidR="6F5F6410">
        <w:t>b</w:t>
      </w:r>
      <w:r w:rsidR="4762FC60">
        <w:t>y providing structured information about files, metadata facilitates better teamwork and knowledge sharing</w:t>
      </w:r>
      <w:r w:rsidR="406C20B8">
        <w:t>, c</w:t>
      </w:r>
      <w:r w:rsidR="4762FC60">
        <w:t>ompliance</w:t>
      </w:r>
      <w:r w:rsidR="5ED81A69">
        <w:t>). Moreover, metadata enhance</w:t>
      </w:r>
      <w:r w:rsidR="4762FC60">
        <w:t xml:space="preserve"> Interoperability</w:t>
      </w:r>
      <w:r w:rsidR="0DCA6FE7">
        <w:t xml:space="preserve"> </w:t>
      </w:r>
      <w:r w:rsidR="5BE0723B">
        <w:t>(</w:t>
      </w:r>
      <w:r w:rsidR="4280FECC">
        <w:t>a</w:t>
      </w:r>
      <w:r w:rsidR="4762FC60">
        <w:t>ligning with international standards ensures that WUR's data management practices are compliant with regulations and compatible with global research communities</w:t>
      </w:r>
      <w:r w:rsidR="312DA889">
        <w:t>) and e</w:t>
      </w:r>
      <w:r w:rsidR="4762FC60">
        <w:t>fficiency Gains</w:t>
      </w:r>
      <w:r w:rsidR="4A002B98">
        <w:t xml:space="preserve"> (prompting </w:t>
      </w:r>
      <w:r w:rsidR="4762FC60">
        <w:t>process</w:t>
      </w:r>
      <w:r w:rsidR="4070EA13">
        <w:t>es</w:t>
      </w:r>
      <w:r w:rsidR="4762FC60">
        <w:t xml:space="preserve"> s designed to integrate smoothly into existing workflows, minimizing additional workload while maximizing benefits</w:t>
      </w:r>
      <w:r w:rsidR="26E8B6B8">
        <w:t>)</w:t>
      </w:r>
      <w:r w:rsidR="4762FC60">
        <w:t>.</w:t>
      </w:r>
    </w:p>
    <w:p w14:paraId="7445840E" w14:textId="716F7B66" w:rsidR="00BF0A30" w:rsidRPr="003C1DDE" w:rsidRDefault="00D64F44" w:rsidP="0001471C">
      <w:commentRangeStart w:id="61"/>
      <w:r>
        <w:t>We have</w:t>
      </w:r>
      <w:r w:rsidR="00BF0A30">
        <w:t xml:space="preserve"> designed this process to minimize any additional workload by leveraging tools and file naming conventions </w:t>
      </w:r>
      <w:r>
        <w:t>you are</w:t>
      </w:r>
      <w:r w:rsidR="00BF0A30">
        <w:t xml:space="preserve"> already familiar with. </w:t>
      </w:r>
      <w:r>
        <w:t>You will</w:t>
      </w:r>
      <w:r w:rsidR="00BF0A30">
        <w:t xml:space="preserve"> only need to create the metadata fields once and populate them for files and data that are significant and potentially useful to others. The provided descriptions will help everyone understand the purpose of each field and fill them in accurately.</w:t>
      </w:r>
      <w:commentRangeEnd w:id="61"/>
      <w:r>
        <w:rPr>
          <w:rStyle w:val="CommentReference"/>
        </w:rPr>
        <w:commentReference w:id="61"/>
      </w:r>
    </w:p>
    <w:p w14:paraId="478188D6" w14:textId="38145CD5" w:rsidR="2F9610D0" w:rsidRDefault="2F9610D0"/>
    <w:p w14:paraId="58E98F4C" w14:textId="3E2664F9" w:rsidR="2F9610D0" w:rsidRDefault="2F9610D0"/>
    <w:p w14:paraId="29E7F9BC" w14:textId="77777777" w:rsidR="00BF0A30" w:rsidRPr="006933C3" w:rsidRDefault="00BF0A30" w:rsidP="0001471C">
      <w:pPr>
        <w:pStyle w:val="Heading1"/>
        <w:rPr>
          <w:rFonts w:eastAsia="Times New Roman"/>
        </w:rPr>
      </w:pPr>
      <w:bookmarkStart w:id="62" w:name="_Toc183592641"/>
      <w:r w:rsidRPr="006933C3">
        <w:rPr>
          <w:rFonts w:eastAsia="Times New Roman"/>
        </w:rPr>
        <w:t>Objectives</w:t>
      </w:r>
      <w:bookmarkEnd w:id="62"/>
    </w:p>
    <w:p w14:paraId="43646375" w14:textId="77777777" w:rsidR="00BF0A30" w:rsidRPr="003C1DDE" w:rsidRDefault="00BF0A30" w:rsidP="0001471C">
      <w:pPr>
        <w:pStyle w:val="ListParagraph"/>
        <w:numPr>
          <w:ilvl w:val="0"/>
          <w:numId w:val="26"/>
        </w:numPr>
      </w:pPr>
      <w:commentRangeStart w:id="63"/>
      <w:r w:rsidRPr="2F9610D0">
        <w:rPr>
          <w:b/>
          <w:bCs/>
        </w:rPr>
        <w:t>Enhance Data Findability and Accessibility:</w:t>
      </w:r>
      <w:r>
        <w:t xml:space="preserve"> Improve the ability to locate and retrieve important files efficiently.</w:t>
      </w:r>
    </w:p>
    <w:p w14:paraId="7D486840" w14:textId="77777777" w:rsidR="00BF0A30" w:rsidRPr="003C1DDE" w:rsidRDefault="00BF0A30" w:rsidP="0001471C">
      <w:pPr>
        <w:pStyle w:val="ListParagraph"/>
        <w:numPr>
          <w:ilvl w:val="0"/>
          <w:numId w:val="26"/>
        </w:numPr>
      </w:pPr>
      <w:r w:rsidRPr="0001471C">
        <w:rPr>
          <w:b/>
          <w:bCs/>
        </w:rPr>
        <w:t>Minimize Additional Workload:</w:t>
      </w:r>
      <w:r w:rsidRPr="003C1DDE">
        <w:t xml:space="preserve"> Ensure the process adds minimal extra steps to your existing practices.</w:t>
      </w:r>
    </w:p>
    <w:p w14:paraId="5DD45CE7" w14:textId="1DDA4B7F" w:rsidR="00BF0A30" w:rsidRPr="003C1DDE" w:rsidRDefault="00BF0A30" w:rsidP="0001471C">
      <w:pPr>
        <w:pStyle w:val="ListParagraph"/>
        <w:numPr>
          <w:ilvl w:val="0"/>
          <w:numId w:val="26"/>
        </w:numPr>
      </w:pPr>
      <w:r w:rsidRPr="0001471C">
        <w:rPr>
          <w:b/>
          <w:bCs/>
        </w:rPr>
        <w:t>Utilize Familiar Tools and Conventions:</w:t>
      </w:r>
      <w:r w:rsidRPr="003C1DDE">
        <w:t xml:space="preserve"> Leverage SharePoint, Teams, and current file naming conventions </w:t>
      </w:r>
      <w:r w:rsidR="00D64F44" w:rsidRPr="0001471C">
        <w:t>you are</w:t>
      </w:r>
      <w:r w:rsidRPr="003C1DDE">
        <w:t xml:space="preserve"> already using.</w:t>
      </w:r>
    </w:p>
    <w:p w14:paraId="36FCFB49" w14:textId="77777777" w:rsidR="00BF0A30" w:rsidRPr="003C1DDE" w:rsidRDefault="00BF0A30" w:rsidP="0001471C">
      <w:pPr>
        <w:pStyle w:val="ListParagraph"/>
        <w:numPr>
          <w:ilvl w:val="0"/>
          <w:numId w:val="26"/>
        </w:numPr>
      </w:pPr>
      <w:r w:rsidRPr="0001471C">
        <w:rPr>
          <w:b/>
          <w:bCs/>
        </w:rPr>
        <w:t>Boost Collaboration and Efficiency:</w:t>
      </w:r>
      <w:r w:rsidRPr="003C1DDE">
        <w:t xml:space="preserve"> Facilitate better teamwork among colleagues and with external partners.</w:t>
      </w:r>
    </w:p>
    <w:p w14:paraId="2240F28B" w14:textId="77777777" w:rsidR="00BF0A30" w:rsidRPr="003C1DDE" w:rsidRDefault="00BF0A30" w:rsidP="0001471C">
      <w:pPr>
        <w:pStyle w:val="ListParagraph"/>
        <w:numPr>
          <w:ilvl w:val="0"/>
          <w:numId w:val="26"/>
        </w:numPr>
      </w:pPr>
      <w:r w:rsidRPr="2F9610D0">
        <w:rPr>
          <w:b/>
          <w:bCs/>
        </w:rPr>
        <w:t>Align with Recognized Standards:</w:t>
      </w:r>
      <w:r>
        <w:t xml:space="preserve"> Implement metadata fields based on globally recognized standards like Dublin Core or </w:t>
      </w:r>
      <w:proofErr w:type="spellStart"/>
      <w:r>
        <w:t>DataCite</w:t>
      </w:r>
      <w:proofErr w:type="spellEnd"/>
      <w:r>
        <w:t xml:space="preserve"> to ensure consistency and interoperability.</w:t>
      </w:r>
      <w:commentRangeEnd w:id="63"/>
      <w:r>
        <w:rPr>
          <w:rStyle w:val="CommentReference"/>
        </w:rPr>
        <w:commentReference w:id="63"/>
      </w:r>
    </w:p>
    <w:p w14:paraId="30A57BDD" w14:textId="311BA89A" w:rsidR="00BF0A30" w:rsidRPr="006933C3" w:rsidRDefault="00BF0A30" w:rsidP="0001471C">
      <w:pPr>
        <w:pStyle w:val="Heading1"/>
        <w:rPr>
          <w:rFonts w:eastAsia="Times New Roman"/>
        </w:rPr>
      </w:pPr>
      <w:bookmarkStart w:id="64" w:name="_Toc183592642"/>
      <w:commentRangeStart w:id="65"/>
      <w:commentRangeStart w:id="66"/>
      <w:commentRangeStart w:id="67"/>
      <w:r w:rsidRPr="006933C3">
        <w:rPr>
          <w:rFonts w:eastAsia="Times New Roman"/>
        </w:rPr>
        <w:t>Step-by-Step Guide to Metadata Integration</w:t>
      </w:r>
      <w:r w:rsidR="00895FC2" w:rsidRPr="006933C3">
        <w:rPr>
          <w:rFonts w:eastAsia="Times New Roman"/>
        </w:rPr>
        <w:t xml:space="preserve"> in </w:t>
      </w:r>
      <w:proofErr w:type="spellStart"/>
      <w:r w:rsidR="00895FC2" w:rsidRPr="006933C3">
        <w:rPr>
          <w:rFonts w:eastAsia="Times New Roman"/>
        </w:rPr>
        <w:t>Sharepoint</w:t>
      </w:r>
      <w:bookmarkEnd w:id="64"/>
      <w:commentRangeEnd w:id="65"/>
      <w:proofErr w:type="spellEnd"/>
      <w:r>
        <w:rPr>
          <w:rStyle w:val="CommentReference"/>
        </w:rPr>
        <w:commentReference w:id="65"/>
      </w:r>
      <w:commentRangeEnd w:id="66"/>
      <w:commentRangeEnd w:id="67"/>
      <w:r w:rsidR="005A33E1">
        <w:rPr>
          <w:rStyle w:val="CommentReference"/>
          <w:rFonts w:ascii="Times" w:eastAsia="Times" w:hAnsi="Times" w:cs="Times New Roman"/>
          <w:bCs w:val="0"/>
          <w:lang w:eastAsia="nl-NL"/>
        </w:rPr>
        <w:commentReference w:id="67"/>
      </w:r>
      <w:r>
        <w:rPr>
          <w:rStyle w:val="CommentReference"/>
        </w:rPr>
        <w:commentReference w:id="66"/>
      </w:r>
    </w:p>
    <w:p w14:paraId="0A678C4C" w14:textId="25223019" w:rsidR="6F6B0783" w:rsidRDefault="6F6B0783" w:rsidP="002D1E4A">
      <w:pPr>
        <w:jc w:val="both"/>
      </w:pPr>
      <w:r>
        <w:t xml:space="preserve">As metadata serves as the backbone of research data management, transforming unstructured file storage into a smart, searchable, and organized system, is one of the key requirements. The following steps will walk you through a </w:t>
      </w:r>
      <w:r w:rsidR="000712B9">
        <w:t>detailed</w:t>
      </w:r>
      <w:r>
        <w:t xml:space="preserve"> process of integrating metadata in SharePoint, enabling your team to create a more structured, </w:t>
      </w:r>
      <w:r w:rsidR="00B54086">
        <w:t>findable</w:t>
      </w:r>
      <w:r>
        <w:t xml:space="preserve">, and valuable document repository. By implementing </w:t>
      </w:r>
      <w:r w:rsidR="00AD53B3">
        <w:t>this</w:t>
      </w:r>
      <w:r>
        <w:t xml:space="preserve"> systematic approach to metadata, you'll not only improve file organization but also enhance team collaboration, streamline information retrieval, and ensure that critical institutional knowledge is properly captured and easily accessible.</w:t>
      </w:r>
    </w:p>
    <w:p w14:paraId="578D9E0F" w14:textId="5283D883" w:rsidR="00BF0A30" w:rsidRPr="006933C3" w:rsidRDefault="00BF0A30" w:rsidP="0001471C">
      <w:pPr>
        <w:pStyle w:val="Heading2"/>
        <w:rPr>
          <w:rFonts w:eastAsia="Times New Roman"/>
        </w:rPr>
      </w:pPr>
      <w:bookmarkStart w:id="68" w:name="_Toc183592643"/>
      <w:r w:rsidRPr="006933C3">
        <w:rPr>
          <w:rFonts w:eastAsia="Times New Roman"/>
        </w:rPr>
        <w:t>Initial Setup</w:t>
      </w:r>
      <w:bookmarkEnd w:id="68"/>
    </w:p>
    <w:p w14:paraId="6EF577F1" w14:textId="77777777" w:rsidR="00BF0A30" w:rsidRPr="003C1DDE" w:rsidRDefault="00BF0A30" w:rsidP="0001471C">
      <w:pPr>
        <w:pStyle w:val="ListParagraph"/>
        <w:numPr>
          <w:ilvl w:val="0"/>
          <w:numId w:val="27"/>
        </w:numPr>
      </w:pPr>
      <w:r w:rsidRPr="003C1DDE">
        <w:t>Navigate to SharePoint:</w:t>
      </w:r>
    </w:p>
    <w:p w14:paraId="5A07583A" w14:textId="77777777" w:rsidR="00BF0A30" w:rsidRPr="003C1DDE" w:rsidRDefault="00BF0A30" w:rsidP="0001471C">
      <w:pPr>
        <w:pStyle w:val="ListParagraph"/>
        <w:numPr>
          <w:ilvl w:val="1"/>
          <w:numId w:val="27"/>
        </w:numPr>
      </w:pPr>
      <w:r w:rsidRPr="003C1DDE">
        <w:t>Open your browser and go to the Microsoft365 SharePoint homepage.</w:t>
      </w:r>
    </w:p>
    <w:p w14:paraId="66D096B0" w14:textId="77777777" w:rsidR="00BF0A30" w:rsidRPr="003C1DDE" w:rsidRDefault="00BF0A30" w:rsidP="0001471C">
      <w:pPr>
        <w:pStyle w:val="ListParagraph"/>
        <w:numPr>
          <w:ilvl w:val="1"/>
          <w:numId w:val="27"/>
        </w:numPr>
      </w:pPr>
      <w:r w:rsidRPr="003C1DDE">
        <w:t>Log in with your Microsoft credentials if prompted.</w:t>
      </w:r>
    </w:p>
    <w:p w14:paraId="6B31D42C" w14:textId="77777777" w:rsidR="00BF0A30" w:rsidRPr="003C1DDE" w:rsidRDefault="00BF0A30" w:rsidP="0001471C">
      <w:pPr>
        <w:pStyle w:val="ListParagraph"/>
        <w:numPr>
          <w:ilvl w:val="0"/>
          <w:numId w:val="27"/>
        </w:numPr>
      </w:pPr>
      <w:r w:rsidRPr="003C1DDE">
        <w:t>Access Group Files:</w:t>
      </w:r>
    </w:p>
    <w:p w14:paraId="71A58DF3" w14:textId="77777777" w:rsidR="00BF0A30" w:rsidRPr="003C1DDE" w:rsidRDefault="00BF0A30" w:rsidP="0001471C">
      <w:pPr>
        <w:pStyle w:val="ListParagraph"/>
        <w:numPr>
          <w:ilvl w:val="1"/>
          <w:numId w:val="27"/>
        </w:numPr>
      </w:pPr>
      <w:r w:rsidRPr="003C1DDE">
        <w:t xml:space="preserve">On the homepage, find the </w:t>
      </w:r>
      <w:r w:rsidRPr="0001471C">
        <w:rPr>
          <w:b/>
          <w:bCs/>
        </w:rPr>
        <w:t>Group</w:t>
      </w:r>
      <w:r w:rsidRPr="003C1DDE">
        <w:t xml:space="preserve"> section and click on it to access your team or department's group files.</w:t>
      </w:r>
    </w:p>
    <w:p w14:paraId="774387C1" w14:textId="77777777" w:rsidR="00BF0A30" w:rsidRPr="003C1DDE" w:rsidRDefault="00BF0A30" w:rsidP="0001471C">
      <w:pPr>
        <w:pStyle w:val="ListParagraph"/>
        <w:numPr>
          <w:ilvl w:val="1"/>
          <w:numId w:val="27"/>
        </w:numPr>
      </w:pPr>
      <w:r w:rsidRPr="003C1DDE">
        <w:t xml:space="preserve">From the group menu, click on </w:t>
      </w:r>
      <w:r w:rsidRPr="0001471C">
        <w:rPr>
          <w:b/>
          <w:bCs/>
        </w:rPr>
        <w:t>Documents</w:t>
      </w:r>
      <w:r w:rsidRPr="003C1DDE">
        <w:t xml:space="preserve"> to open the shared document library.</w:t>
      </w:r>
    </w:p>
    <w:p w14:paraId="74BBE747" w14:textId="2BFB2879" w:rsidR="00BF0A30" w:rsidRPr="006933C3" w:rsidRDefault="00BF0A30" w:rsidP="0001471C">
      <w:pPr>
        <w:pStyle w:val="Heading2"/>
        <w:rPr>
          <w:rFonts w:eastAsia="Times New Roman"/>
        </w:rPr>
      </w:pPr>
      <w:bookmarkStart w:id="69" w:name="_Toc183592644"/>
      <w:r w:rsidRPr="006933C3">
        <w:rPr>
          <w:rFonts w:eastAsia="Times New Roman"/>
        </w:rPr>
        <w:t>Create Metadata Columns in SharePoint</w:t>
      </w:r>
      <w:bookmarkEnd w:id="69"/>
    </w:p>
    <w:p w14:paraId="67A48BD9" w14:textId="46E188AB" w:rsidR="00BF0A30" w:rsidRPr="003C1DDE" w:rsidRDefault="00BF0A30" w:rsidP="0001471C">
      <w:r w:rsidRPr="003C1DDE">
        <w:t xml:space="preserve">This step is only required once to set up metadata fields for your team or group in SharePoint. You can choose to follow the Dublin Core or </w:t>
      </w:r>
      <w:proofErr w:type="spellStart"/>
      <w:r w:rsidRPr="003C1DDE">
        <w:t>DataCite</w:t>
      </w:r>
      <w:proofErr w:type="spellEnd"/>
      <w:r w:rsidRPr="003C1DDE">
        <w:t xml:space="preserve"> metadata standard, both detailed in the </w:t>
      </w:r>
      <w:hyperlink w:anchor="_Appendix" w:history="1">
        <w:r w:rsidRPr="00A80F39">
          <w:rPr>
            <w:rStyle w:val="Hyperlink"/>
          </w:rPr>
          <w:t>appendix</w:t>
        </w:r>
      </w:hyperlink>
      <w:commentRangeStart w:id="70"/>
      <w:commentRangeStart w:id="71"/>
      <w:r w:rsidRPr="003C1DDE">
        <w:t xml:space="preserve"> for your reference. </w:t>
      </w:r>
      <w:commentRangeEnd w:id="70"/>
      <w:r>
        <w:rPr>
          <w:rStyle w:val="CommentReference"/>
        </w:rPr>
        <w:commentReference w:id="70"/>
      </w:r>
      <w:commentRangeEnd w:id="71"/>
      <w:r w:rsidR="003A1A61">
        <w:rPr>
          <w:rStyle w:val="CommentReference"/>
          <w:rFonts w:ascii="Times" w:eastAsia="Times" w:hAnsi="Times"/>
          <w:lang w:eastAsia="nl-NL"/>
        </w:rPr>
        <w:commentReference w:id="71"/>
      </w:r>
      <w:r w:rsidRPr="003C1DDE">
        <w:t>These descriptions will help everyone understand and use these fields easily.</w:t>
      </w:r>
      <w:r w:rsidR="00E63F06">
        <w:t xml:space="preserve"> </w:t>
      </w:r>
      <w:r w:rsidR="00264E44">
        <w:t xml:space="preserve">See the steps blow and the screenshots thereafter to guide you through the </w:t>
      </w:r>
      <w:proofErr w:type="gramStart"/>
      <w:r w:rsidR="00264E44">
        <w:t>process</w:t>
      </w:r>
      <w:proofErr w:type="gramEnd"/>
    </w:p>
    <w:p w14:paraId="2E95E3D1" w14:textId="77777777" w:rsidR="00BF0A30" w:rsidRPr="003C1DDE" w:rsidRDefault="00BF0A30" w:rsidP="0001471C">
      <w:r w:rsidRPr="003C1DDE">
        <w:t>Access Metadata Settings:</w:t>
      </w:r>
    </w:p>
    <w:p w14:paraId="4A6A54C8" w14:textId="63CF7E09" w:rsidR="008531C9" w:rsidRDefault="008531C9" w:rsidP="0001471C">
      <w:pPr>
        <w:pStyle w:val="ListParagraph"/>
        <w:numPr>
          <w:ilvl w:val="0"/>
          <w:numId w:val="28"/>
        </w:numPr>
      </w:pPr>
      <w:r>
        <w:t xml:space="preserve">Open SharePoint </w:t>
      </w:r>
      <w:r w:rsidR="00A103EC">
        <w:t>as a desktop app or from the browser</w:t>
      </w:r>
      <w:r w:rsidR="00CF1D40">
        <w:t>.</w:t>
      </w:r>
    </w:p>
    <w:p w14:paraId="3DCB9AF9" w14:textId="1549EB64" w:rsidR="002A1E78" w:rsidRDefault="002A1E78" w:rsidP="0001471C">
      <w:pPr>
        <w:pStyle w:val="ListParagraph"/>
        <w:numPr>
          <w:ilvl w:val="0"/>
          <w:numId w:val="28"/>
        </w:numPr>
      </w:pPr>
      <w:r>
        <w:t xml:space="preserve">Navigate to the </w:t>
      </w:r>
      <w:r w:rsidR="00CE0FE1">
        <w:t>SharePoint site/ Teams Site that you</w:t>
      </w:r>
      <w:r w:rsidR="009A52F0">
        <w:t xml:space="preserve"> want to </w:t>
      </w:r>
      <w:proofErr w:type="gramStart"/>
      <w:r w:rsidR="00764847">
        <w:t>share</w:t>
      </w:r>
      <w:proofErr w:type="gramEnd"/>
    </w:p>
    <w:p w14:paraId="4751968D" w14:textId="740FA452" w:rsidR="00BF0A30" w:rsidRPr="003C1DDE" w:rsidRDefault="00BF0A30" w:rsidP="0001471C">
      <w:pPr>
        <w:pStyle w:val="ListParagraph"/>
        <w:numPr>
          <w:ilvl w:val="0"/>
          <w:numId w:val="28"/>
        </w:numPr>
      </w:pPr>
      <w:commentRangeStart w:id="72"/>
      <w:commentRangeStart w:id="73"/>
      <w:r>
        <w:t>Open the document library where you want to integrate metadata</w:t>
      </w:r>
      <w:r w:rsidR="00C30F4F">
        <w:t xml:space="preserve">, by clicking the </w:t>
      </w:r>
      <w:r w:rsidR="00412E2E">
        <w:t xml:space="preserve">“Documents” in the </w:t>
      </w:r>
      <w:r w:rsidR="00FA46D6">
        <w:t>navigation panel on the left side of the window</w:t>
      </w:r>
      <w:r>
        <w:t>.</w:t>
      </w:r>
      <w:commentRangeEnd w:id="72"/>
      <w:r>
        <w:rPr>
          <w:rStyle w:val="CommentReference"/>
        </w:rPr>
        <w:commentReference w:id="72"/>
      </w:r>
      <w:commentRangeEnd w:id="73"/>
      <w:r w:rsidR="005A2A49">
        <w:rPr>
          <w:rStyle w:val="CommentReference"/>
          <w:rFonts w:ascii="Times" w:eastAsia="Times" w:hAnsi="Times"/>
          <w:lang w:eastAsia="nl-NL"/>
        </w:rPr>
        <w:commentReference w:id="73"/>
      </w:r>
    </w:p>
    <w:p w14:paraId="20097FF5" w14:textId="77777777" w:rsidR="00BF0A30" w:rsidRPr="003C1DDE" w:rsidRDefault="00BF0A30" w:rsidP="0001471C">
      <w:pPr>
        <w:pStyle w:val="ListParagraph"/>
        <w:numPr>
          <w:ilvl w:val="0"/>
          <w:numId w:val="28"/>
        </w:numPr>
      </w:pPr>
      <w:r w:rsidRPr="003C1DDE">
        <w:t xml:space="preserve">At the top of the page, click on </w:t>
      </w:r>
      <w:r w:rsidRPr="0001471C">
        <w:rPr>
          <w:b/>
          <w:bCs/>
        </w:rPr>
        <w:t>Column Settings</w:t>
      </w:r>
      <w:r w:rsidRPr="003C1DDE">
        <w:t xml:space="preserve"> (you might find this under the "More" or settings menu).</w:t>
      </w:r>
    </w:p>
    <w:p w14:paraId="277EA097" w14:textId="77777777" w:rsidR="00BF0A30" w:rsidRPr="0001471C" w:rsidRDefault="00BF0A30" w:rsidP="0001471C">
      <w:pPr>
        <w:pStyle w:val="ListParagraph"/>
        <w:numPr>
          <w:ilvl w:val="0"/>
          <w:numId w:val="28"/>
        </w:numPr>
      </w:pPr>
      <w:r w:rsidRPr="003C1DDE">
        <w:t xml:space="preserve">Select </w:t>
      </w:r>
      <w:r w:rsidRPr="0001471C">
        <w:rPr>
          <w:b/>
          <w:bCs/>
        </w:rPr>
        <w:t>Edit Columns</w:t>
      </w:r>
      <w:r w:rsidRPr="003C1DDE">
        <w:t xml:space="preserve"> from the dropdown menu.</w:t>
      </w:r>
    </w:p>
    <w:p w14:paraId="3FE37861" w14:textId="77777777" w:rsidR="00BF0A30" w:rsidRPr="003C1DDE" w:rsidRDefault="00BF0A30" w:rsidP="0001471C">
      <w:pPr>
        <w:pStyle w:val="ListParagraph"/>
        <w:numPr>
          <w:ilvl w:val="0"/>
          <w:numId w:val="28"/>
        </w:numPr>
      </w:pPr>
      <w:r w:rsidRPr="003C1DDE">
        <w:t xml:space="preserve">After entering each column name and description, click </w:t>
      </w:r>
      <w:r w:rsidRPr="0001471C">
        <w:rPr>
          <w:b/>
          <w:bCs/>
        </w:rPr>
        <w:t>Save</w:t>
      </w:r>
      <w:r w:rsidRPr="003C1DDE">
        <w:t>.</w:t>
      </w:r>
    </w:p>
    <w:p w14:paraId="148DEB92" w14:textId="77777777" w:rsidR="00BF0A30" w:rsidRPr="003C1DDE" w:rsidRDefault="00BF0A30" w:rsidP="0001471C">
      <w:pPr>
        <w:pStyle w:val="ListParagraph"/>
        <w:numPr>
          <w:ilvl w:val="0"/>
          <w:numId w:val="28"/>
        </w:numPr>
      </w:pPr>
      <w:r w:rsidRPr="003C1DDE">
        <w:t>Inform your team that these columns should be used for important and meaningful files that could benefit others.</w:t>
      </w:r>
    </w:p>
    <w:p w14:paraId="2392FAB6" w14:textId="77777777" w:rsidR="00BF0A30" w:rsidRPr="006933C3" w:rsidRDefault="00BF0A30" w:rsidP="0001471C"/>
    <w:p w14:paraId="58A8D435" w14:textId="77777777" w:rsidR="00BF0A30" w:rsidRPr="006933C3" w:rsidRDefault="00BF0A30" w:rsidP="0001471C"/>
    <w:p w14:paraId="5FE1E904" w14:textId="2D654EFA" w:rsidR="00BF0A30" w:rsidRPr="006933C3" w:rsidRDefault="00E1092F" w:rsidP="0001471C">
      <w:r>
        <w:rPr>
          <w:noProof/>
        </w:rPr>
        <mc:AlternateContent>
          <mc:Choice Requires="wps">
            <w:drawing>
              <wp:anchor distT="0" distB="0" distL="114300" distR="114300" simplePos="0" relativeHeight="251661331" behindDoc="0" locked="0" layoutInCell="1" allowOverlap="1" wp14:anchorId="229388EA" wp14:editId="7D1F602D">
                <wp:simplePos x="0" y="0"/>
                <wp:positionH relativeFrom="column">
                  <wp:posOffset>19050</wp:posOffset>
                </wp:positionH>
                <wp:positionV relativeFrom="paragraph">
                  <wp:posOffset>2731770</wp:posOffset>
                </wp:positionV>
                <wp:extent cx="4526915" cy="635"/>
                <wp:effectExtent l="0" t="0" r="0" b="0"/>
                <wp:wrapSquare wrapText="bothSides"/>
                <wp:docPr id="701404716" name="Text Box 1"/>
                <wp:cNvGraphicFramePr/>
                <a:graphic xmlns:a="http://schemas.openxmlformats.org/drawingml/2006/main">
                  <a:graphicData uri="http://schemas.microsoft.com/office/word/2010/wordprocessingShape">
                    <wps:wsp>
                      <wps:cNvSpPr txBox="1"/>
                      <wps:spPr>
                        <a:xfrm>
                          <a:off x="0" y="0"/>
                          <a:ext cx="4526915" cy="635"/>
                        </a:xfrm>
                        <a:prstGeom prst="rect">
                          <a:avLst/>
                        </a:prstGeom>
                        <a:solidFill>
                          <a:prstClr val="white"/>
                        </a:solidFill>
                        <a:ln>
                          <a:noFill/>
                        </a:ln>
                      </wps:spPr>
                      <wps:txbx>
                        <w:txbxContent>
                          <w:p w14:paraId="34E3FC85" w14:textId="10AD59BC" w:rsidR="00E1092F" w:rsidRPr="002F18A7" w:rsidRDefault="00E1092F" w:rsidP="00E1092F">
                            <w:pPr>
                              <w:pStyle w:val="Caption"/>
                              <w:rPr>
                                <w:noProof/>
                                <w:sz w:val="17"/>
                                <w:szCs w:val="17"/>
                              </w:rPr>
                            </w:pPr>
                            <w:r>
                              <w:t xml:space="preserve">Figure </w:t>
                            </w:r>
                            <w:r>
                              <w:fldChar w:fldCharType="begin"/>
                            </w:r>
                            <w:r>
                              <w:instrText xml:space="preserve"> SEQ Figure \* ARABIC </w:instrText>
                            </w:r>
                            <w:r>
                              <w:fldChar w:fldCharType="separate"/>
                            </w:r>
                            <w:r w:rsidR="00300E83">
                              <w:rPr>
                                <w:noProof/>
                              </w:rPr>
                              <w:t>1</w:t>
                            </w:r>
                            <w:r>
                              <w:fldChar w:fldCharType="end"/>
                            </w:r>
                            <w:r>
                              <w:t xml:space="preserve">: Navigate to the SharePoint site and go to the documents </w:t>
                            </w:r>
                            <w:proofErr w:type="gramStart"/>
                            <w:r>
                              <w:t>library</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388EA" id="Text Box 1" o:spid="_x0000_s1034" type="#_x0000_t202" style="position:absolute;margin-left:1.5pt;margin-top:215.1pt;width:356.45pt;height:.05pt;z-index:2516613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e5qGwIAAD8EAAAOAAAAZHJzL2Uyb0RvYy54bWysU8Fu2zAMvQ/YPwi6L06yJWi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" stroked="f">
                <v:textbox style="mso-fit-shape-to-text:t" inset="0,0,0,0">
                  <w:txbxContent>
                    <w:p w14:paraId="34E3FC85" w14:textId="10AD59BC" w:rsidR="00E1092F" w:rsidRPr="002F18A7" w:rsidRDefault="00E1092F" w:rsidP="00E1092F">
                      <w:pPr>
                        <w:pStyle w:val="Caption"/>
                        <w:rPr>
                          <w:noProof/>
                          <w:sz w:val="17"/>
                          <w:szCs w:val="17"/>
                        </w:rPr>
                      </w:pPr>
                      <w:r>
                        <w:t xml:space="preserve">Figure </w:t>
                      </w:r>
                      <w:r>
                        <w:fldChar w:fldCharType="begin"/>
                      </w:r>
                      <w:r>
                        <w:instrText xml:space="preserve"> SEQ Figure \* ARABIC </w:instrText>
                      </w:r>
                      <w:r>
                        <w:fldChar w:fldCharType="separate"/>
                      </w:r>
                      <w:r w:rsidR="00300E83">
                        <w:rPr>
                          <w:noProof/>
                        </w:rPr>
                        <w:t>1</w:t>
                      </w:r>
                      <w:r>
                        <w:fldChar w:fldCharType="end"/>
                      </w:r>
                      <w:r>
                        <w:t xml:space="preserve">: Navigate to the SharePoint site and go to the documents </w:t>
                      </w:r>
                      <w:proofErr w:type="gramStart"/>
                      <w:r>
                        <w:t>library</w:t>
                      </w:r>
                      <w:proofErr w:type="gramEnd"/>
                    </w:p>
                  </w:txbxContent>
                </v:textbox>
                <w10:wrap type="square"/>
              </v:shape>
            </w:pict>
          </mc:Fallback>
        </mc:AlternateContent>
      </w:r>
      <w:r w:rsidR="00BF0A30" w:rsidRPr="006933C3">
        <w:rPr>
          <w:noProof/>
        </w:rPr>
        <w:drawing>
          <wp:anchor distT="0" distB="0" distL="114300" distR="114300" simplePos="0" relativeHeight="251659283" behindDoc="0" locked="0" layoutInCell="1" allowOverlap="1" wp14:anchorId="20CFEEC3" wp14:editId="13DE5009">
            <wp:simplePos x="809092" y="809092"/>
            <wp:positionH relativeFrom="column">
              <wp:align>left</wp:align>
            </wp:positionH>
            <wp:positionV relativeFrom="paragraph">
              <wp:align>top</wp:align>
            </wp:positionV>
            <wp:extent cx="4527284" cy="2655911"/>
            <wp:effectExtent l="19050" t="19050" r="26035" b="11430"/>
            <wp:wrapSquare wrapText="bothSides"/>
            <wp:docPr id="424227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27942" name=""/>
                    <pic:cNvPicPr/>
                  </pic:nvPicPr>
                  <pic:blipFill>
                    <a:blip r:embed="rId26">
                      <a:extLst>
                        <a:ext uri="{28A0092B-C50C-407E-A947-70E740481C1C}">
                          <a14:useLocalDpi xmlns:a14="http://schemas.microsoft.com/office/drawing/2010/main" val="0"/>
                        </a:ext>
                      </a:extLst>
                    </a:blip>
                    <a:stretch>
                      <a:fillRect/>
                    </a:stretch>
                  </pic:blipFill>
                  <pic:spPr>
                    <a:xfrm>
                      <a:off x="0" y="0"/>
                      <a:ext cx="4527284" cy="2655911"/>
                    </a:xfrm>
                    <a:prstGeom prst="rect">
                      <a:avLst/>
                    </a:prstGeom>
                    <a:ln>
                      <a:solidFill>
                        <a:schemeClr val="accent1"/>
                      </a:solidFill>
                    </a:ln>
                  </pic:spPr>
                </pic:pic>
              </a:graphicData>
            </a:graphic>
          </wp:anchor>
        </w:drawing>
      </w:r>
      <w:r>
        <w:br w:type="textWrapping" w:clear="all"/>
      </w:r>
    </w:p>
    <w:p w14:paraId="78B530A4" w14:textId="77777777" w:rsidR="00BF0A30" w:rsidRPr="006933C3" w:rsidRDefault="00BF0A30" w:rsidP="0001471C"/>
    <w:p w14:paraId="05E936DE" w14:textId="77777777" w:rsidR="009E634E" w:rsidRDefault="00BF0A30" w:rsidP="009E634E">
      <w:pPr>
        <w:keepNext/>
      </w:pPr>
      <w:r w:rsidRPr="006933C3">
        <w:rPr>
          <w:noProof/>
        </w:rPr>
        <w:drawing>
          <wp:inline distT="0" distB="0" distL="0" distR="0" wp14:anchorId="0D478D17" wp14:editId="7140E67B">
            <wp:extent cx="4602187" cy="2635440"/>
            <wp:effectExtent l="19050" t="19050" r="27305" b="12700"/>
            <wp:docPr id="140568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83365" name=""/>
                    <pic:cNvPicPr/>
                  </pic:nvPicPr>
                  <pic:blipFill>
                    <a:blip r:embed="rId27"/>
                    <a:stretch>
                      <a:fillRect/>
                    </a:stretch>
                  </pic:blipFill>
                  <pic:spPr>
                    <a:xfrm>
                      <a:off x="0" y="0"/>
                      <a:ext cx="4628811" cy="2650686"/>
                    </a:xfrm>
                    <a:prstGeom prst="rect">
                      <a:avLst/>
                    </a:prstGeom>
                    <a:ln>
                      <a:solidFill>
                        <a:schemeClr val="accent1"/>
                      </a:solidFill>
                    </a:ln>
                  </pic:spPr>
                </pic:pic>
              </a:graphicData>
            </a:graphic>
          </wp:inline>
        </w:drawing>
      </w:r>
    </w:p>
    <w:p w14:paraId="5A17FCE3" w14:textId="1270BC64" w:rsidR="00BF0A30" w:rsidRPr="006933C3" w:rsidRDefault="009E634E" w:rsidP="009E634E">
      <w:pPr>
        <w:pStyle w:val="Caption"/>
      </w:pPr>
      <w:r>
        <w:t xml:space="preserve">Figure </w:t>
      </w:r>
      <w:r>
        <w:fldChar w:fldCharType="begin"/>
      </w:r>
      <w:r>
        <w:instrText xml:space="preserve"> SEQ Figure \* ARABIC </w:instrText>
      </w:r>
      <w:r>
        <w:fldChar w:fldCharType="separate"/>
      </w:r>
      <w:r w:rsidR="00300E83">
        <w:rPr>
          <w:noProof/>
        </w:rPr>
        <w:t>2</w:t>
      </w:r>
      <w:r>
        <w:fldChar w:fldCharType="end"/>
      </w:r>
      <w:r>
        <w:t xml:space="preserve">: Edit </w:t>
      </w:r>
      <w:proofErr w:type="gramStart"/>
      <w:r>
        <w:t>columns</w:t>
      </w:r>
      <w:proofErr w:type="gramEnd"/>
    </w:p>
    <w:p w14:paraId="654D6D4D" w14:textId="77777777" w:rsidR="00BF0A30" w:rsidRPr="006933C3" w:rsidRDefault="00BF0A30" w:rsidP="0001471C"/>
    <w:p w14:paraId="05EC1561" w14:textId="77777777" w:rsidR="00300E83" w:rsidRDefault="00BF0A30" w:rsidP="00300E83">
      <w:pPr>
        <w:keepNext/>
      </w:pPr>
      <w:r w:rsidRPr="006933C3">
        <w:rPr>
          <w:noProof/>
        </w:rPr>
        <w:drawing>
          <wp:inline distT="0" distB="0" distL="0" distR="0" wp14:anchorId="474AD482" wp14:editId="3303E0A5">
            <wp:extent cx="4593771" cy="2626695"/>
            <wp:effectExtent l="19050" t="19050" r="16510" b="21590"/>
            <wp:docPr id="121251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17358" name=""/>
                    <pic:cNvPicPr/>
                  </pic:nvPicPr>
                  <pic:blipFill>
                    <a:blip r:embed="rId28"/>
                    <a:stretch>
                      <a:fillRect/>
                    </a:stretch>
                  </pic:blipFill>
                  <pic:spPr>
                    <a:xfrm>
                      <a:off x="0" y="0"/>
                      <a:ext cx="4603680" cy="2632361"/>
                    </a:xfrm>
                    <a:prstGeom prst="rect">
                      <a:avLst/>
                    </a:prstGeom>
                    <a:ln>
                      <a:solidFill>
                        <a:schemeClr val="accent1"/>
                      </a:solidFill>
                    </a:ln>
                  </pic:spPr>
                </pic:pic>
              </a:graphicData>
            </a:graphic>
          </wp:inline>
        </w:drawing>
      </w:r>
    </w:p>
    <w:p w14:paraId="6666FED5" w14:textId="62275443" w:rsidR="00BF0A30" w:rsidRPr="006933C3" w:rsidRDefault="00300E83" w:rsidP="00300E83">
      <w:pPr>
        <w:pStyle w:val="Caption"/>
      </w:pPr>
      <w:r>
        <w:t xml:space="preserve">Figure </w:t>
      </w:r>
      <w:r>
        <w:fldChar w:fldCharType="begin"/>
      </w:r>
      <w:r>
        <w:instrText xml:space="preserve"> SEQ Figure \* ARABIC </w:instrText>
      </w:r>
      <w:r>
        <w:fldChar w:fldCharType="separate"/>
      </w:r>
      <w:r>
        <w:rPr>
          <w:noProof/>
        </w:rPr>
        <w:t>3</w:t>
      </w:r>
      <w:r>
        <w:fldChar w:fldCharType="end"/>
      </w:r>
      <w:r>
        <w:t>: Add Name and description. Descriptions are to guide other members so as what to enter here</w:t>
      </w:r>
    </w:p>
    <w:p w14:paraId="184B25BF" w14:textId="77777777" w:rsidR="00BF0A30" w:rsidRPr="006933C3" w:rsidRDefault="00BF0A30" w:rsidP="0001471C"/>
    <w:p w14:paraId="15F3C73D" w14:textId="77777777" w:rsidR="00BF0A30" w:rsidRPr="003C1DDE" w:rsidRDefault="00BF0A30" w:rsidP="0001471C"/>
    <w:p w14:paraId="442F2123" w14:textId="77777777" w:rsidR="00BF0A30" w:rsidRPr="003C1DDE" w:rsidRDefault="00BF0A30" w:rsidP="0001471C">
      <w:pPr>
        <w:pStyle w:val="Heading2"/>
        <w:rPr>
          <w:rFonts w:eastAsia="Times New Roman"/>
        </w:rPr>
      </w:pPr>
      <w:bookmarkStart w:id="74" w:name="_Toc183592645"/>
      <w:r w:rsidRPr="003C1DDE">
        <w:rPr>
          <w:rFonts w:eastAsia="Times New Roman"/>
        </w:rPr>
        <w:t>Create Metadata Fields:</w:t>
      </w:r>
      <w:bookmarkEnd w:id="74"/>
    </w:p>
    <w:p w14:paraId="5F171B79" w14:textId="77777777" w:rsidR="00BF0A30" w:rsidRPr="003C1DDE" w:rsidRDefault="00BF0A30" w:rsidP="0001471C">
      <w:pPr>
        <w:spacing w:before="240" w:after="240"/>
      </w:pPr>
      <w:r w:rsidRPr="003C1DDE">
        <w:t xml:space="preserve">Add the following metadata columns one by one, </w:t>
      </w:r>
      <w:r w:rsidRPr="006933C3">
        <w:t>and include</w:t>
      </w:r>
      <w:r w:rsidRPr="003C1DDE">
        <w:t xml:space="preserve"> the descriptions provided in the appendix for consistency:</w:t>
      </w:r>
    </w:p>
    <w:p w14:paraId="1485D00B" w14:textId="77777777" w:rsidR="00BF0A30" w:rsidRPr="003C1DDE" w:rsidRDefault="00BF0A30" w:rsidP="0001471C">
      <w:pPr>
        <w:pStyle w:val="ListParagraph"/>
        <w:numPr>
          <w:ilvl w:val="0"/>
          <w:numId w:val="29"/>
        </w:numPr>
        <w:spacing w:before="240" w:after="240"/>
      </w:pPr>
      <w:r w:rsidRPr="0001471C">
        <w:rPr>
          <w:b/>
          <w:bCs/>
        </w:rPr>
        <w:t>Identifier:</w:t>
      </w:r>
      <w:r w:rsidRPr="003C1DDE">
        <w:t xml:space="preserve"> A unique ID like a DOI or internal reference number</w:t>
      </w:r>
      <w:r w:rsidRPr="006933C3">
        <w:t>, project code (if available)</w:t>
      </w:r>
      <w:r w:rsidRPr="003C1DDE">
        <w:t>.</w:t>
      </w:r>
    </w:p>
    <w:p w14:paraId="6C8AFCBA" w14:textId="77777777" w:rsidR="00BF0A30" w:rsidRPr="003C1DDE" w:rsidRDefault="00BF0A30" w:rsidP="0001471C">
      <w:pPr>
        <w:pStyle w:val="ListParagraph"/>
        <w:numPr>
          <w:ilvl w:val="0"/>
          <w:numId w:val="29"/>
        </w:numPr>
        <w:spacing w:before="240" w:after="240"/>
      </w:pPr>
      <w:r w:rsidRPr="0001471C">
        <w:rPr>
          <w:b/>
          <w:bCs/>
        </w:rPr>
        <w:t>Title:</w:t>
      </w:r>
      <w:r w:rsidRPr="003C1DDE">
        <w:t xml:space="preserve"> The title of the project, document, or dataset.</w:t>
      </w:r>
    </w:p>
    <w:p w14:paraId="2B0E5765" w14:textId="77777777" w:rsidR="00BF0A30" w:rsidRPr="003C1DDE" w:rsidRDefault="00BF0A30" w:rsidP="0001471C">
      <w:pPr>
        <w:pStyle w:val="ListParagraph"/>
        <w:numPr>
          <w:ilvl w:val="0"/>
          <w:numId w:val="29"/>
        </w:numPr>
        <w:spacing w:before="240" w:after="240"/>
      </w:pPr>
      <w:r w:rsidRPr="0001471C">
        <w:rPr>
          <w:b/>
          <w:bCs/>
        </w:rPr>
        <w:t>Publisher:</w:t>
      </w:r>
      <w:r w:rsidRPr="003C1DDE">
        <w:t xml:space="preserve"> The organization making the dataset or document available.</w:t>
      </w:r>
    </w:p>
    <w:p w14:paraId="603B7FDA" w14:textId="77777777" w:rsidR="00BF0A30" w:rsidRPr="003C1DDE" w:rsidRDefault="00BF0A30" w:rsidP="0001471C">
      <w:pPr>
        <w:pStyle w:val="ListParagraph"/>
        <w:numPr>
          <w:ilvl w:val="0"/>
          <w:numId w:val="29"/>
        </w:numPr>
        <w:spacing w:before="240" w:after="240"/>
      </w:pPr>
      <w:r w:rsidRPr="0001471C">
        <w:rPr>
          <w:b/>
          <w:bCs/>
        </w:rPr>
        <w:t>Publication Year:</w:t>
      </w:r>
      <w:r w:rsidRPr="003C1DDE">
        <w:t xml:space="preserve"> The year the project or document was created or published.</w:t>
      </w:r>
    </w:p>
    <w:p w14:paraId="65A4B6F1" w14:textId="77777777" w:rsidR="00BF0A30" w:rsidRPr="003C1DDE" w:rsidRDefault="00BF0A30" w:rsidP="0001471C">
      <w:pPr>
        <w:pStyle w:val="ListParagraph"/>
        <w:numPr>
          <w:ilvl w:val="0"/>
          <w:numId w:val="29"/>
        </w:numPr>
        <w:spacing w:before="240" w:after="240"/>
      </w:pPr>
      <w:r w:rsidRPr="0001471C">
        <w:rPr>
          <w:b/>
          <w:bCs/>
        </w:rPr>
        <w:t>Subject and Keywords:</w:t>
      </w:r>
      <w:r w:rsidRPr="003C1DDE">
        <w:t xml:space="preserve"> Themes or topics related to the data, along with relevant keywords.</w:t>
      </w:r>
    </w:p>
    <w:p w14:paraId="7B0B3934" w14:textId="77777777" w:rsidR="00BF0A30" w:rsidRPr="003C1DDE" w:rsidRDefault="00BF0A30" w:rsidP="0001471C">
      <w:pPr>
        <w:pStyle w:val="ListParagraph"/>
        <w:numPr>
          <w:ilvl w:val="0"/>
          <w:numId w:val="29"/>
        </w:numPr>
        <w:spacing w:before="240" w:after="240"/>
      </w:pPr>
      <w:r w:rsidRPr="0001471C">
        <w:rPr>
          <w:b/>
          <w:bCs/>
        </w:rPr>
        <w:t>Name of Contributors:</w:t>
      </w:r>
      <w:r w:rsidRPr="003C1DDE">
        <w:t xml:space="preserve"> Individuals, institutions, and partners involved in developing the data.</w:t>
      </w:r>
    </w:p>
    <w:p w14:paraId="789E712E" w14:textId="77777777" w:rsidR="00BF0A30" w:rsidRPr="003C1DDE" w:rsidRDefault="00BF0A30" w:rsidP="0001471C">
      <w:pPr>
        <w:pStyle w:val="ListParagraph"/>
        <w:numPr>
          <w:ilvl w:val="0"/>
          <w:numId w:val="29"/>
        </w:numPr>
        <w:spacing w:before="240" w:after="240"/>
      </w:pPr>
      <w:r w:rsidRPr="0001471C">
        <w:rPr>
          <w:b/>
          <w:bCs/>
        </w:rPr>
        <w:t>Geo Locations:</w:t>
      </w:r>
      <w:r w:rsidRPr="003C1DDE">
        <w:t xml:space="preserve"> Geographical areas or regions relevant to the data.</w:t>
      </w:r>
    </w:p>
    <w:p w14:paraId="7168E420" w14:textId="77777777" w:rsidR="00BF0A30" w:rsidRPr="003C1DDE" w:rsidRDefault="00BF0A30" w:rsidP="0001471C">
      <w:pPr>
        <w:pStyle w:val="ListParagraph"/>
        <w:numPr>
          <w:ilvl w:val="0"/>
          <w:numId w:val="29"/>
        </w:numPr>
        <w:spacing w:before="240" w:after="240"/>
      </w:pPr>
      <w:r w:rsidRPr="0001471C">
        <w:rPr>
          <w:b/>
          <w:bCs/>
        </w:rPr>
        <w:t>Funding Agency:</w:t>
      </w:r>
      <w:r w:rsidRPr="003C1DDE">
        <w:t xml:space="preserve"> Names of all donors or funding bodies supporting the project.</w:t>
      </w:r>
    </w:p>
    <w:p w14:paraId="6004878D" w14:textId="126BF8FB" w:rsidR="00BF0A30" w:rsidRPr="006933C3" w:rsidRDefault="00BF0A30" w:rsidP="0001471C">
      <w:pPr>
        <w:pStyle w:val="Heading2"/>
        <w:rPr>
          <w:rFonts w:eastAsia="Times New Roman"/>
        </w:rPr>
      </w:pPr>
      <w:bookmarkStart w:id="75" w:name="_Toc183592646"/>
      <w:r w:rsidRPr="006933C3">
        <w:rPr>
          <w:rFonts w:eastAsia="Times New Roman"/>
        </w:rPr>
        <w:t>Populate Metadata for Individual Files</w:t>
      </w:r>
      <w:bookmarkEnd w:id="75"/>
    </w:p>
    <w:p w14:paraId="28D103AA" w14:textId="77777777" w:rsidR="00BF0A30" w:rsidRPr="003C1DDE" w:rsidRDefault="00BF0A30" w:rsidP="0001471C">
      <w:pPr>
        <w:spacing w:before="240" w:after="240" w:line="360" w:lineRule="auto"/>
      </w:pPr>
      <w:r w:rsidRPr="003C1DDE">
        <w:t>Locate the File:</w:t>
      </w:r>
    </w:p>
    <w:p w14:paraId="7586699F" w14:textId="77777777" w:rsidR="00BF0A30" w:rsidRPr="003C1DDE" w:rsidRDefault="00BF0A30" w:rsidP="0001471C">
      <w:pPr>
        <w:pStyle w:val="ListParagraph"/>
        <w:numPr>
          <w:ilvl w:val="0"/>
          <w:numId w:val="30"/>
        </w:numPr>
        <w:spacing w:before="240" w:after="240" w:line="360" w:lineRule="auto"/>
      </w:pPr>
      <w:r w:rsidRPr="003C1DDE">
        <w:t>Go to the document library where the file is stored.</w:t>
      </w:r>
    </w:p>
    <w:p w14:paraId="408EE2EF" w14:textId="77777777" w:rsidR="00BF0A30" w:rsidRPr="003C1DDE" w:rsidRDefault="00BF0A30" w:rsidP="0001471C">
      <w:pPr>
        <w:spacing w:before="240" w:after="240" w:line="360" w:lineRule="auto"/>
      </w:pPr>
      <w:r w:rsidRPr="003C1DDE">
        <w:t>Access File Details:</w:t>
      </w:r>
    </w:p>
    <w:p w14:paraId="44A4D380" w14:textId="77777777" w:rsidR="00BF0A30" w:rsidRPr="003C1DDE" w:rsidRDefault="00BF0A30" w:rsidP="0001471C">
      <w:pPr>
        <w:pStyle w:val="ListParagraph"/>
        <w:numPr>
          <w:ilvl w:val="0"/>
          <w:numId w:val="31"/>
        </w:numPr>
        <w:spacing w:before="240" w:after="240" w:line="360" w:lineRule="auto"/>
      </w:pPr>
      <w:r w:rsidRPr="003C1DDE">
        <w:t>Click the three dots (more options) next to the file name.</w:t>
      </w:r>
    </w:p>
    <w:p w14:paraId="0252A5D4" w14:textId="77777777" w:rsidR="00BF0A30" w:rsidRPr="003C1DDE" w:rsidRDefault="00BF0A30" w:rsidP="0001471C">
      <w:pPr>
        <w:pStyle w:val="ListParagraph"/>
        <w:numPr>
          <w:ilvl w:val="0"/>
          <w:numId w:val="31"/>
        </w:numPr>
        <w:spacing w:before="240" w:after="240" w:line="360" w:lineRule="auto"/>
      </w:pPr>
      <w:r w:rsidRPr="003C1DDE">
        <w:t xml:space="preserve">Select </w:t>
      </w:r>
      <w:r w:rsidRPr="0001471C">
        <w:rPr>
          <w:b/>
          <w:bCs/>
        </w:rPr>
        <w:t>Details</w:t>
      </w:r>
      <w:r w:rsidRPr="003C1DDE">
        <w:t xml:space="preserve"> from the dropdown menu.</w:t>
      </w:r>
    </w:p>
    <w:p w14:paraId="37B05EB4" w14:textId="77777777" w:rsidR="00BF0A30" w:rsidRPr="003C1DDE" w:rsidRDefault="00BF0A30" w:rsidP="0001471C">
      <w:pPr>
        <w:spacing w:before="240" w:after="240" w:line="360" w:lineRule="auto"/>
      </w:pPr>
      <w:r w:rsidRPr="003C1DDE">
        <w:t>Edit Metadata Fields:</w:t>
      </w:r>
    </w:p>
    <w:p w14:paraId="042DEB13" w14:textId="77777777" w:rsidR="00BF0A30" w:rsidRPr="003C1DDE" w:rsidRDefault="00BF0A30" w:rsidP="0001471C">
      <w:pPr>
        <w:pStyle w:val="ListParagraph"/>
        <w:numPr>
          <w:ilvl w:val="0"/>
          <w:numId w:val="32"/>
        </w:numPr>
        <w:spacing w:before="240" w:after="240" w:line="360" w:lineRule="auto"/>
      </w:pPr>
      <w:r w:rsidRPr="003C1DDE">
        <w:t>For each metadata field, click on the empty box or where it says "Enter value here."</w:t>
      </w:r>
    </w:p>
    <w:p w14:paraId="709FED8C" w14:textId="77777777" w:rsidR="00BF0A30" w:rsidRPr="003C1DDE" w:rsidRDefault="00BF0A30" w:rsidP="0001471C">
      <w:pPr>
        <w:pStyle w:val="ListParagraph"/>
        <w:numPr>
          <w:ilvl w:val="0"/>
          <w:numId w:val="32"/>
        </w:numPr>
        <w:spacing w:before="240" w:after="240" w:line="360" w:lineRule="auto"/>
      </w:pPr>
      <w:r w:rsidRPr="003C1DDE">
        <w:t>Populate the metadata fields using the descriptions in the appendix as a guide:</w:t>
      </w:r>
    </w:p>
    <w:p w14:paraId="42691629" w14:textId="77777777" w:rsidR="00BF0A30" w:rsidRPr="003C1DDE" w:rsidRDefault="00BF0A30" w:rsidP="0001471C">
      <w:pPr>
        <w:pStyle w:val="ListParagraph"/>
        <w:numPr>
          <w:ilvl w:val="1"/>
          <w:numId w:val="32"/>
        </w:numPr>
        <w:spacing w:before="240" w:after="240" w:line="360" w:lineRule="auto"/>
      </w:pPr>
      <w:r w:rsidRPr="0001471C">
        <w:rPr>
          <w:b/>
          <w:bCs/>
        </w:rPr>
        <w:t>Identifier:</w:t>
      </w:r>
      <w:r w:rsidRPr="003C1DDE">
        <w:t xml:space="preserve"> Enter a unique reference like "DM Checklist."</w:t>
      </w:r>
    </w:p>
    <w:p w14:paraId="5483F7F0" w14:textId="77777777" w:rsidR="00BF0A30" w:rsidRPr="003C1DDE" w:rsidRDefault="00BF0A30" w:rsidP="0001471C">
      <w:pPr>
        <w:pStyle w:val="ListParagraph"/>
        <w:numPr>
          <w:ilvl w:val="1"/>
          <w:numId w:val="32"/>
        </w:numPr>
        <w:spacing w:before="240" w:after="240" w:line="360" w:lineRule="auto"/>
      </w:pPr>
      <w:r w:rsidRPr="0001471C">
        <w:rPr>
          <w:b/>
          <w:bCs/>
        </w:rPr>
        <w:t>Title:</w:t>
      </w:r>
      <w:r w:rsidRPr="003C1DDE">
        <w:t xml:space="preserve"> Provide the file's title, e.g., "Project on Data Stewardship."</w:t>
      </w:r>
    </w:p>
    <w:p w14:paraId="65CB923E" w14:textId="77777777" w:rsidR="00BF0A30" w:rsidRPr="003C1DDE" w:rsidRDefault="00BF0A30" w:rsidP="0001471C">
      <w:pPr>
        <w:pStyle w:val="ListParagraph"/>
        <w:numPr>
          <w:ilvl w:val="1"/>
          <w:numId w:val="32"/>
        </w:numPr>
        <w:spacing w:before="240" w:after="240" w:line="360" w:lineRule="auto"/>
      </w:pPr>
      <w:r w:rsidRPr="0001471C">
        <w:rPr>
          <w:b/>
          <w:bCs/>
        </w:rPr>
        <w:t>Keywords:</w:t>
      </w:r>
      <w:r w:rsidRPr="003C1DDE">
        <w:t xml:space="preserve"> Add specific terms like "Data Management, FAIR Data" to enhance searchability.</w:t>
      </w:r>
    </w:p>
    <w:p w14:paraId="4DB64F7B" w14:textId="77777777" w:rsidR="00BF0A30" w:rsidRPr="003C1DDE" w:rsidRDefault="00BF0A30" w:rsidP="0001471C">
      <w:pPr>
        <w:pStyle w:val="ListParagraph"/>
        <w:numPr>
          <w:ilvl w:val="1"/>
          <w:numId w:val="32"/>
        </w:numPr>
        <w:spacing w:before="240" w:after="240" w:line="360" w:lineRule="auto"/>
      </w:pPr>
      <w:r w:rsidRPr="0001471C">
        <w:rPr>
          <w:b/>
          <w:bCs/>
        </w:rPr>
        <w:t>Geo Locations:</w:t>
      </w:r>
      <w:r w:rsidRPr="003C1DDE">
        <w:t xml:space="preserve"> Specify relevant locations, e.g., "Wageningen, NL."</w:t>
      </w:r>
    </w:p>
    <w:p w14:paraId="6613FE4B" w14:textId="77777777" w:rsidR="00BF0A30" w:rsidRPr="003C1DDE" w:rsidRDefault="00BF0A30" w:rsidP="0001471C">
      <w:pPr>
        <w:pStyle w:val="ListParagraph"/>
        <w:numPr>
          <w:ilvl w:val="1"/>
          <w:numId w:val="32"/>
        </w:numPr>
        <w:spacing w:before="240" w:after="240" w:line="360" w:lineRule="auto"/>
      </w:pPr>
      <w:r w:rsidRPr="0001471C">
        <w:rPr>
          <w:b/>
          <w:bCs/>
        </w:rPr>
        <w:t>Publisher:</w:t>
      </w:r>
      <w:r w:rsidRPr="003C1DDE">
        <w:t xml:space="preserve"> Enter the organization's name, e.g., "WUR."</w:t>
      </w:r>
    </w:p>
    <w:p w14:paraId="280F7091" w14:textId="77777777" w:rsidR="00BF0A30" w:rsidRPr="003C1DDE" w:rsidRDefault="00BF0A30" w:rsidP="0001471C">
      <w:pPr>
        <w:pStyle w:val="ListParagraph"/>
        <w:numPr>
          <w:ilvl w:val="1"/>
          <w:numId w:val="32"/>
        </w:numPr>
        <w:spacing w:before="240" w:after="240" w:line="360" w:lineRule="auto"/>
      </w:pPr>
      <w:r w:rsidRPr="0001471C">
        <w:rPr>
          <w:b/>
          <w:bCs/>
        </w:rPr>
        <w:t>Funding Agency:</w:t>
      </w:r>
      <w:r w:rsidRPr="003C1DDE">
        <w:t xml:space="preserve"> Include all donors or funding bodies.</w:t>
      </w:r>
    </w:p>
    <w:p w14:paraId="735E4509" w14:textId="77777777" w:rsidR="00BF0A30" w:rsidRPr="003C1DDE" w:rsidRDefault="00BF0A30" w:rsidP="0001471C">
      <w:pPr>
        <w:pStyle w:val="ListParagraph"/>
        <w:numPr>
          <w:ilvl w:val="1"/>
          <w:numId w:val="32"/>
        </w:numPr>
        <w:spacing w:before="240" w:after="240" w:line="360" w:lineRule="auto"/>
      </w:pPr>
      <w:r w:rsidRPr="0001471C">
        <w:rPr>
          <w:b/>
          <w:bCs/>
        </w:rPr>
        <w:t>Sensitive Data:</w:t>
      </w:r>
      <w:r w:rsidRPr="003C1DDE">
        <w:t xml:space="preserve"> Indicate if the file contains sensitive information.</w:t>
      </w:r>
    </w:p>
    <w:p w14:paraId="028B6CB9" w14:textId="77777777" w:rsidR="00BF0A30" w:rsidRPr="006933C3" w:rsidRDefault="00BF0A30" w:rsidP="0001471C">
      <w:pPr>
        <w:pStyle w:val="ListParagraph"/>
        <w:numPr>
          <w:ilvl w:val="0"/>
          <w:numId w:val="32"/>
        </w:numPr>
        <w:spacing w:before="240" w:after="240" w:line="360" w:lineRule="auto"/>
      </w:pPr>
      <w:r w:rsidRPr="0001471C">
        <w:rPr>
          <w:b/>
          <w:bCs/>
        </w:rPr>
        <w:t>Save Metadata:</w:t>
      </w:r>
      <w:r w:rsidRPr="003C1DDE">
        <w:t xml:space="preserve"> After filling in all fields, click </w:t>
      </w:r>
      <w:r w:rsidRPr="0001471C">
        <w:rPr>
          <w:b/>
          <w:bCs/>
        </w:rPr>
        <w:t>Save</w:t>
      </w:r>
      <w:r w:rsidRPr="003C1DDE">
        <w:t xml:space="preserve"> to update the metadata for the file.</w:t>
      </w:r>
    </w:p>
    <w:p w14:paraId="39D6B1D3" w14:textId="77777777" w:rsidR="00BF0A30" w:rsidRPr="006933C3" w:rsidRDefault="00BF0A30" w:rsidP="0001471C">
      <w:r w:rsidRPr="006933C3">
        <w:rPr>
          <w:noProof/>
        </w:rPr>
        <w:drawing>
          <wp:inline distT="0" distB="0" distL="0" distR="0" wp14:anchorId="29823263" wp14:editId="4AA6CD25">
            <wp:extent cx="5943600" cy="3418840"/>
            <wp:effectExtent l="19050" t="19050" r="19050" b="10160"/>
            <wp:docPr id="19562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3509" name=""/>
                    <pic:cNvPicPr/>
                  </pic:nvPicPr>
                  <pic:blipFill>
                    <a:blip r:embed="rId29"/>
                    <a:stretch>
                      <a:fillRect/>
                    </a:stretch>
                  </pic:blipFill>
                  <pic:spPr>
                    <a:xfrm>
                      <a:off x="0" y="0"/>
                      <a:ext cx="5943600" cy="3418840"/>
                    </a:xfrm>
                    <a:prstGeom prst="rect">
                      <a:avLst/>
                    </a:prstGeom>
                    <a:ln>
                      <a:solidFill>
                        <a:schemeClr val="accent1"/>
                      </a:solidFill>
                    </a:ln>
                  </pic:spPr>
                </pic:pic>
              </a:graphicData>
            </a:graphic>
          </wp:inline>
        </w:drawing>
      </w:r>
    </w:p>
    <w:p w14:paraId="7C70C378" w14:textId="77777777" w:rsidR="00BF0A30" w:rsidRPr="006933C3" w:rsidRDefault="00BF0A30" w:rsidP="0001471C"/>
    <w:p w14:paraId="0D07BEF2" w14:textId="77777777" w:rsidR="00BF0A30" w:rsidRPr="006933C3" w:rsidRDefault="00BF0A30" w:rsidP="0001471C">
      <w:r w:rsidRPr="006933C3">
        <w:rPr>
          <w:noProof/>
        </w:rPr>
        <w:drawing>
          <wp:inline distT="0" distB="0" distL="0" distR="0" wp14:anchorId="147CE3D4" wp14:editId="636A26ED">
            <wp:extent cx="5943600" cy="3559175"/>
            <wp:effectExtent l="19050" t="19050" r="19050" b="22225"/>
            <wp:docPr id="108727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70726" name=""/>
                    <pic:cNvPicPr/>
                  </pic:nvPicPr>
                  <pic:blipFill>
                    <a:blip r:embed="rId30"/>
                    <a:stretch>
                      <a:fillRect/>
                    </a:stretch>
                  </pic:blipFill>
                  <pic:spPr>
                    <a:xfrm>
                      <a:off x="0" y="0"/>
                      <a:ext cx="5943600" cy="3559175"/>
                    </a:xfrm>
                    <a:prstGeom prst="rect">
                      <a:avLst/>
                    </a:prstGeom>
                    <a:ln>
                      <a:solidFill>
                        <a:schemeClr val="accent1"/>
                      </a:solidFill>
                    </a:ln>
                  </pic:spPr>
                </pic:pic>
              </a:graphicData>
            </a:graphic>
          </wp:inline>
        </w:drawing>
      </w:r>
    </w:p>
    <w:p w14:paraId="7D34F033" w14:textId="77777777" w:rsidR="00BF0A30" w:rsidRPr="006933C3" w:rsidRDefault="00BF0A30" w:rsidP="0001471C"/>
    <w:p w14:paraId="72EFCDC2" w14:textId="77777777" w:rsidR="00BF0A30" w:rsidRPr="006933C3" w:rsidRDefault="00BF0A30" w:rsidP="0001471C">
      <w:r w:rsidRPr="006933C3">
        <w:rPr>
          <w:noProof/>
        </w:rPr>
        <w:drawing>
          <wp:inline distT="0" distB="0" distL="0" distR="0" wp14:anchorId="3E239643" wp14:editId="73B0BCEC">
            <wp:extent cx="5943600" cy="3503930"/>
            <wp:effectExtent l="19050" t="19050" r="19050" b="20320"/>
            <wp:docPr id="169156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61244" name=""/>
                    <pic:cNvPicPr/>
                  </pic:nvPicPr>
                  <pic:blipFill>
                    <a:blip r:embed="rId31"/>
                    <a:stretch>
                      <a:fillRect/>
                    </a:stretch>
                  </pic:blipFill>
                  <pic:spPr>
                    <a:xfrm>
                      <a:off x="0" y="0"/>
                      <a:ext cx="5943600" cy="3503930"/>
                    </a:xfrm>
                    <a:prstGeom prst="rect">
                      <a:avLst/>
                    </a:prstGeom>
                    <a:ln>
                      <a:solidFill>
                        <a:schemeClr val="accent1"/>
                      </a:solidFill>
                    </a:ln>
                  </pic:spPr>
                </pic:pic>
              </a:graphicData>
            </a:graphic>
          </wp:inline>
        </w:drawing>
      </w:r>
    </w:p>
    <w:p w14:paraId="74B587C8" w14:textId="77777777" w:rsidR="00BF0A30" w:rsidRPr="006933C3" w:rsidRDefault="00BF0A30" w:rsidP="0001471C">
      <w:r w:rsidRPr="006933C3">
        <w:t>After completing all the entries, you can see all the metadata about the data in the document library</w:t>
      </w:r>
    </w:p>
    <w:p w14:paraId="7326EAAE" w14:textId="77777777" w:rsidR="00BF0A30" w:rsidRPr="006933C3" w:rsidRDefault="00BF0A30" w:rsidP="0001471C"/>
    <w:p w14:paraId="37060C1F" w14:textId="77777777" w:rsidR="00BF0A30" w:rsidRPr="006933C3" w:rsidRDefault="00BF0A30" w:rsidP="0001471C">
      <w:r w:rsidRPr="006933C3">
        <w:rPr>
          <w:noProof/>
        </w:rPr>
        <w:drawing>
          <wp:inline distT="0" distB="0" distL="0" distR="0" wp14:anchorId="531642EF" wp14:editId="3A435A6C">
            <wp:extent cx="5943600" cy="1705610"/>
            <wp:effectExtent l="19050" t="19050" r="19050" b="27940"/>
            <wp:docPr id="83422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25550" name=""/>
                    <pic:cNvPicPr/>
                  </pic:nvPicPr>
                  <pic:blipFill>
                    <a:blip r:embed="rId32"/>
                    <a:stretch>
                      <a:fillRect/>
                    </a:stretch>
                  </pic:blipFill>
                  <pic:spPr>
                    <a:xfrm>
                      <a:off x="0" y="0"/>
                      <a:ext cx="5943600" cy="1705610"/>
                    </a:xfrm>
                    <a:prstGeom prst="rect">
                      <a:avLst/>
                    </a:prstGeom>
                    <a:ln>
                      <a:solidFill>
                        <a:schemeClr val="accent1"/>
                      </a:solidFill>
                    </a:ln>
                  </pic:spPr>
                </pic:pic>
              </a:graphicData>
            </a:graphic>
          </wp:inline>
        </w:drawing>
      </w:r>
    </w:p>
    <w:p w14:paraId="7E0BE54A" w14:textId="77777777" w:rsidR="00BF0A30" w:rsidRPr="006933C3" w:rsidRDefault="00BF0A30" w:rsidP="0001471C"/>
    <w:p w14:paraId="29683488" w14:textId="77777777" w:rsidR="00BF0A30" w:rsidRPr="003C1DDE" w:rsidRDefault="00BF0A30" w:rsidP="0001471C"/>
    <w:p w14:paraId="1DB40792" w14:textId="47405C61" w:rsidR="00BF0A30" w:rsidRPr="006933C3" w:rsidRDefault="00BF0A30" w:rsidP="0001471C">
      <w:pPr>
        <w:pStyle w:val="Heading2"/>
        <w:rPr>
          <w:rFonts w:eastAsia="Times New Roman"/>
        </w:rPr>
      </w:pPr>
      <w:bookmarkStart w:id="76" w:name="_Toc183592647"/>
      <w:r w:rsidRPr="006933C3">
        <w:rPr>
          <w:rFonts w:eastAsia="Times New Roman"/>
        </w:rPr>
        <w:t>Final Steps and Review</w:t>
      </w:r>
      <w:bookmarkEnd w:id="76"/>
    </w:p>
    <w:p w14:paraId="1E932E6E" w14:textId="77777777" w:rsidR="00BF0A30" w:rsidRPr="003C1DDE" w:rsidRDefault="00BF0A30" w:rsidP="0001471C">
      <w:pPr>
        <w:pStyle w:val="ListParagraph"/>
        <w:numPr>
          <w:ilvl w:val="0"/>
          <w:numId w:val="33"/>
        </w:numPr>
        <w:spacing w:before="240" w:after="240" w:line="360" w:lineRule="auto"/>
      </w:pPr>
      <w:r w:rsidRPr="0001471C">
        <w:rPr>
          <w:b/>
          <w:bCs/>
        </w:rPr>
        <w:t>Verify Metadata:</w:t>
      </w:r>
      <w:r w:rsidRPr="003C1DDE">
        <w:t xml:space="preserve"> Open the Details pane for each file to ensure all metadata fields are accurately filled.</w:t>
      </w:r>
    </w:p>
    <w:p w14:paraId="0F68E2E4" w14:textId="77777777" w:rsidR="00BF0A30" w:rsidRPr="003C1DDE" w:rsidRDefault="00BF0A30" w:rsidP="0001471C">
      <w:pPr>
        <w:pStyle w:val="ListParagraph"/>
        <w:numPr>
          <w:ilvl w:val="0"/>
          <w:numId w:val="33"/>
        </w:numPr>
        <w:spacing w:before="240" w:after="240" w:line="360" w:lineRule="auto"/>
      </w:pPr>
      <w:r w:rsidRPr="0001471C">
        <w:rPr>
          <w:b/>
          <w:bCs/>
        </w:rPr>
        <w:t>Test Findability:</w:t>
      </w:r>
      <w:r w:rsidRPr="003C1DDE">
        <w:t xml:space="preserve"> Use the search function in SharePoint to see if files are easily discoverable using the added metadata.</w:t>
      </w:r>
    </w:p>
    <w:p w14:paraId="45D50FC2" w14:textId="77777777" w:rsidR="00BF0A30" w:rsidRPr="003C1DDE" w:rsidRDefault="00BF0A30" w:rsidP="0001471C">
      <w:pPr>
        <w:pStyle w:val="ListParagraph"/>
        <w:numPr>
          <w:ilvl w:val="0"/>
          <w:numId w:val="33"/>
        </w:numPr>
        <w:spacing w:before="240" w:after="240" w:line="360" w:lineRule="auto"/>
      </w:pPr>
      <w:r w:rsidRPr="0001471C">
        <w:rPr>
          <w:b/>
          <w:bCs/>
        </w:rPr>
        <w:t>Share Files:</w:t>
      </w:r>
      <w:r w:rsidRPr="003C1DDE">
        <w:t xml:space="preserve"> Share the files or folders with team members, ensuring they adhere to the metadata guidelines for better collaboration.</w:t>
      </w:r>
    </w:p>
    <w:p w14:paraId="19CA5188" w14:textId="77777777" w:rsidR="00BF0A30" w:rsidRPr="003C1DDE" w:rsidRDefault="00BF0A30" w:rsidP="0001471C">
      <w:pPr>
        <w:pStyle w:val="ListParagraph"/>
        <w:numPr>
          <w:ilvl w:val="0"/>
          <w:numId w:val="33"/>
        </w:numPr>
        <w:spacing w:before="240" w:after="240" w:line="360" w:lineRule="auto"/>
      </w:pPr>
      <w:r w:rsidRPr="0001471C">
        <w:rPr>
          <w:b/>
          <w:bCs/>
        </w:rPr>
        <w:t>Communicate Usage:</w:t>
      </w:r>
      <w:r w:rsidRPr="003C1DDE">
        <w:t xml:space="preserve"> Remind everyone that metadata integration is intended for files that are important and meaningful to others.</w:t>
      </w:r>
    </w:p>
    <w:p w14:paraId="38EAF16D" w14:textId="77777777" w:rsidR="00BF0A30" w:rsidRPr="006933C3" w:rsidRDefault="00BF0A30" w:rsidP="0001471C"/>
    <w:p w14:paraId="13AA6450" w14:textId="775B2881" w:rsidR="00BF0A30" w:rsidRPr="006933C3" w:rsidRDefault="00BF0A30" w:rsidP="0001471C">
      <w:pPr>
        <w:pStyle w:val="Heading1"/>
      </w:pPr>
      <w:bookmarkStart w:id="77" w:name="_Toc183592648"/>
      <w:r w:rsidRPr="006933C3">
        <w:t>Metadata Implementation</w:t>
      </w:r>
      <w:r w:rsidR="006112EE">
        <w:t xml:space="preserve"> in </w:t>
      </w:r>
      <w:r w:rsidR="006112EE" w:rsidRPr="006112EE">
        <w:t>Files on Laptops, W-Drive, and Microsoft Office</w:t>
      </w:r>
      <w:bookmarkEnd w:id="77"/>
      <w:r w:rsidRPr="006933C3">
        <w:t xml:space="preserve"> </w:t>
      </w:r>
    </w:p>
    <w:p w14:paraId="775162BB" w14:textId="65BC5DA9" w:rsidR="00BF0A30" w:rsidRPr="00FA00C3" w:rsidRDefault="00BF0A30" w:rsidP="0001471C"/>
    <w:p w14:paraId="084598CC" w14:textId="77777777" w:rsidR="00BF0A30" w:rsidRPr="006933C3" w:rsidRDefault="00BF0A30" w:rsidP="0001471C">
      <w:pPr>
        <w:pStyle w:val="Heading1"/>
      </w:pPr>
      <w:bookmarkStart w:id="78" w:name="_Toc183592649"/>
      <w:r w:rsidRPr="006933C3">
        <w:t>I</w:t>
      </w:r>
      <w:commentRangeStart w:id="79"/>
      <w:commentRangeStart w:id="80"/>
      <w:r w:rsidRPr="006933C3">
        <w:t>ntroduction</w:t>
      </w:r>
      <w:bookmarkEnd w:id="78"/>
    </w:p>
    <w:p w14:paraId="71037D22" w14:textId="77777777" w:rsidR="00BF0A30" w:rsidRPr="00FA00C3" w:rsidRDefault="00BF0A30" w:rsidP="0001471C">
      <w:pPr>
        <w:spacing w:before="120" w:after="240" w:line="360" w:lineRule="auto"/>
      </w:pPr>
      <w:r w:rsidRPr="00FA00C3">
        <w:t xml:space="preserve">At Wageningen University &amp; Research (WUR), a substantial amount of research data resides on researchers' laptops and the W-Drive, in addition to centralized platforms like SharePoint and Teams. To address the challenges of data management in these contexts, this manual introduces workflows for embedding metadata into files. By leveraging tools such as Microsoft Office and Windows Explorer, and implementing structured practices on the W-Drive, WUR aims to enhance </w:t>
      </w:r>
      <w:r w:rsidRPr="00FA00C3">
        <w:rPr>
          <w:rFonts w:eastAsiaTheme="majorEastAsia"/>
          <w:b/>
        </w:rPr>
        <w:t>data findability, accessibility, and organization</w:t>
      </w:r>
      <w:r w:rsidRPr="00FA00C3">
        <w:t>.</w:t>
      </w:r>
    </w:p>
    <w:p w14:paraId="2DE475F1" w14:textId="77777777" w:rsidR="00BF0A30" w:rsidRPr="00FA00C3" w:rsidRDefault="00BF0A30" w:rsidP="0001471C">
      <w:pPr>
        <w:spacing w:before="120" w:after="240" w:line="360" w:lineRule="auto"/>
      </w:pPr>
      <w:r w:rsidRPr="00FA00C3">
        <w:t xml:space="preserve">This manual provides step-by-step guidance, ensuring that researchers can seamlessly integrate metadata practices into their workflows with minimal disruption. By following these guidelines, your files will not only be easier to manage but also future-proof for collaboration and compliance with WUR </w:t>
      </w:r>
      <w:r>
        <w:t>policie</w:t>
      </w:r>
      <w:commentRangeEnd w:id="79"/>
      <w:r>
        <w:rPr>
          <w:rStyle w:val="CommentReference"/>
        </w:rPr>
        <w:commentReference w:id="79"/>
      </w:r>
      <w:commentRangeEnd w:id="80"/>
      <w:r w:rsidR="00244302">
        <w:rPr>
          <w:rStyle w:val="CommentReference"/>
          <w:rFonts w:ascii="Times" w:eastAsia="Times" w:hAnsi="Times"/>
          <w:lang w:eastAsia="nl-NL"/>
        </w:rPr>
        <w:commentReference w:id="80"/>
      </w:r>
      <w:r>
        <w:t>s</w:t>
      </w:r>
      <w:r w:rsidRPr="00FA00C3">
        <w:t>.</w:t>
      </w:r>
    </w:p>
    <w:p w14:paraId="308D6A4E" w14:textId="0661FE41" w:rsidR="00BF0A30" w:rsidRPr="00FA00C3" w:rsidRDefault="00BF0A30" w:rsidP="0001471C"/>
    <w:p w14:paraId="3C33FE50" w14:textId="77777777" w:rsidR="00BF0A30" w:rsidRPr="006933C3" w:rsidRDefault="00BF0A30" w:rsidP="0001471C">
      <w:pPr>
        <w:pStyle w:val="Heading1"/>
      </w:pPr>
      <w:bookmarkStart w:id="81" w:name="_Toc183592650"/>
      <w:r w:rsidRPr="006933C3">
        <w:t>Objectives</w:t>
      </w:r>
      <w:bookmarkEnd w:id="81"/>
    </w:p>
    <w:p w14:paraId="31B023F2" w14:textId="77777777" w:rsidR="00BF0A30" w:rsidRPr="00FA00C3" w:rsidRDefault="00BF0A30" w:rsidP="0001471C">
      <w:pPr>
        <w:pStyle w:val="ListParagraph"/>
        <w:numPr>
          <w:ilvl w:val="0"/>
          <w:numId w:val="34"/>
        </w:numPr>
        <w:spacing w:before="240" w:after="240" w:line="360" w:lineRule="auto"/>
      </w:pPr>
      <w:r w:rsidRPr="0001471C">
        <w:rPr>
          <w:rFonts w:eastAsiaTheme="majorEastAsia"/>
          <w:b/>
        </w:rPr>
        <w:t>Enhance Data Findability and Accessibility</w:t>
      </w:r>
      <w:r w:rsidRPr="00FA00C3">
        <w:t>: Ensure critical files are easy to locate and retrieve.</w:t>
      </w:r>
    </w:p>
    <w:p w14:paraId="4D5FCF6F" w14:textId="77777777" w:rsidR="00BF0A30" w:rsidRPr="00FA00C3" w:rsidRDefault="00BF0A30" w:rsidP="0001471C">
      <w:pPr>
        <w:pStyle w:val="ListParagraph"/>
        <w:numPr>
          <w:ilvl w:val="0"/>
          <w:numId w:val="34"/>
        </w:numPr>
        <w:spacing w:before="240" w:after="240" w:line="360" w:lineRule="auto"/>
      </w:pPr>
      <w:r w:rsidRPr="0001471C">
        <w:rPr>
          <w:rFonts w:eastAsiaTheme="majorEastAsia"/>
          <w:b/>
        </w:rPr>
        <w:t>Minimize Additional Workload</w:t>
      </w:r>
      <w:r w:rsidRPr="00FA00C3">
        <w:t>: Embed metadata using familiar tools with minimal extra effort.</w:t>
      </w:r>
    </w:p>
    <w:p w14:paraId="6FA5AAF7" w14:textId="77777777" w:rsidR="00BF0A30" w:rsidRPr="00FA00C3" w:rsidRDefault="00BF0A30" w:rsidP="0001471C">
      <w:pPr>
        <w:pStyle w:val="ListParagraph"/>
        <w:numPr>
          <w:ilvl w:val="0"/>
          <w:numId w:val="34"/>
        </w:numPr>
        <w:spacing w:before="240" w:after="240" w:line="360" w:lineRule="auto"/>
      </w:pPr>
      <w:r w:rsidRPr="0001471C">
        <w:rPr>
          <w:rFonts w:eastAsiaTheme="majorEastAsia"/>
          <w:b/>
        </w:rPr>
        <w:t>Leverage Existing Tools</w:t>
      </w:r>
      <w:r w:rsidRPr="00FA00C3">
        <w:t>: Maximize the use of Microsoft Office, Windows Explorer, and folder structures.</w:t>
      </w:r>
    </w:p>
    <w:p w14:paraId="419CB72C" w14:textId="77777777" w:rsidR="00BF0A30" w:rsidRPr="00FA00C3" w:rsidRDefault="00BF0A30" w:rsidP="0001471C">
      <w:pPr>
        <w:pStyle w:val="ListParagraph"/>
        <w:numPr>
          <w:ilvl w:val="0"/>
          <w:numId w:val="34"/>
        </w:numPr>
        <w:spacing w:before="240" w:after="240" w:line="360" w:lineRule="auto"/>
      </w:pPr>
      <w:r w:rsidRPr="0001471C">
        <w:rPr>
          <w:rFonts w:eastAsiaTheme="majorEastAsia"/>
          <w:b/>
        </w:rPr>
        <w:t>Standardize Practices</w:t>
      </w:r>
      <w:r w:rsidRPr="00FA00C3">
        <w:t>: Promote uniformity in metadata management across laptops and the W-Drive.</w:t>
      </w:r>
    </w:p>
    <w:p w14:paraId="342BED20" w14:textId="01685A60" w:rsidR="00BF0A30" w:rsidRPr="00FA00C3" w:rsidRDefault="00BF0A30" w:rsidP="0001471C"/>
    <w:p w14:paraId="1434ABCF" w14:textId="77777777" w:rsidR="00BF0A30" w:rsidRPr="006933C3" w:rsidRDefault="00BF0A30" w:rsidP="0001471C">
      <w:pPr>
        <w:pStyle w:val="Heading1"/>
      </w:pPr>
      <w:bookmarkStart w:id="82" w:name="_Toc183592651"/>
      <w:r w:rsidRPr="006933C3">
        <w:t>Part 1: Adding Metadata to Files on Laptops</w:t>
      </w:r>
      <w:bookmarkEnd w:id="82"/>
    </w:p>
    <w:p w14:paraId="43AFED1B" w14:textId="77777777" w:rsidR="00BF0A30" w:rsidRPr="00FA00C3" w:rsidRDefault="00BF0A30" w:rsidP="0001471C">
      <w:pPr>
        <w:pStyle w:val="Heading2"/>
      </w:pPr>
      <w:bookmarkStart w:id="83" w:name="_Toc183592652"/>
      <w:r w:rsidRPr="00FA00C3">
        <w:t>Challenges</w:t>
      </w:r>
      <w:bookmarkEnd w:id="83"/>
    </w:p>
    <w:p w14:paraId="4F27F488" w14:textId="068BA6AA" w:rsidR="00BF0A30" w:rsidRPr="00FA00C3" w:rsidRDefault="00BF0A30" w:rsidP="0001471C">
      <w:pPr>
        <w:pStyle w:val="ListParagraph"/>
        <w:numPr>
          <w:ilvl w:val="0"/>
          <w:numId w:val="35"/>
        </w:numPr>
      </w:pPr>
      <w:r w:rsidRPr="00FA00C3">
        <w:t>Locally stored files are harder to manage</w:t>
      </w:r>
      <w:r w:rsidR="0001471C">
        <w:t>, access</w:t>
      </w:r>
      <w:r w:rsidRPr="00FA00C3">
        <w:t xml:space="preserve"> and retrieve.</w:t>
      </w:r>
    </w:p>
    <w:p w14:paraId="4ADCE96F" w14:textId="77777777" w:rsidR="00BF0A30" w:rsidRPr="00FA00C3" w:rsidRDefault="00BF0A30" w:rsidP="0001471C">
      <w:pPr>
        <w:pStyle w:val="ListParagraph"/>
        <w:numPr>
          <w:ilvl w:val="0"/>
          <w:numId w:val="35"/>
        </w:numPr>
      </w:pPr>
      <w:r w:rsidRPr="00FA00C3">
        <w:t>Lack of metadata makes it difficult to search for or understand files.</w:t>
      </w:r>
    </w:p>
    <w:p w14:paraId="17F433F9" w14:textId="77777777" w:rsidR="00BF0A30" w:rsidRPr="00FA00C3" w:rsidRDefault="00BF0A30" w:rsidP="0001471C">
      <w:pPr>
        <w:pStyle w:val="ListParagraph"/>
        <w:numPr>
          <w:ilvl w:val="0"/>
          <w:numId w:val="35"/>
        </w:numPr>
      </w:pPr>
      <w:r w:rsidRPr="00FA00C3">
        <w:t>Offline work requires a reliable and structured local organization system.</w:t>
      </w:r>
    </w:p>
    <w:p w14:paraId="0E7A9979" w14:textId="77777777" w:rsidR="00BF0A30" w:rsidRPr="00FA00C3" w:rsidRDefault="00BF0A30" w:rsidP="0001471C">
      <w:pPr>
        <w:pStyle w:val="Heading2"/>
      </w:pPr>
      <w:bookmarkStart w:id="84" w:name="_Toc183592653"/>
      <w:r w:rsidRPr="00FA00C3">
        <w:t>Proposed Solution</w:t>
      </w:r>
      <w:bookmarkEnd w:id="84"/>
    </w:p>
    <w:p w14:paraId="105E6B69" w14:textId="77777777" w:rsidR="00BF0A30" w:rsidRPr="00FA00C3" w:rsidRDefault="00BF0A30" w:rsidP="0001471C">
      <w:pPr>
        <w:spacing w:before="240" w:after="240" w:line="360" w:lineRule="auto"/>
      </w:pPr>
      <w:r w:rsidRPr="00FA00C3">
        <w:t>Use built-in file properties, file naming conventions, and tagging features in Windows Explorer to embed metadata directly into files, improving organization and searchability.</w:t>
      </w:r>
    </w:p>
    <w:p w14:paraId="114B5451" w14:textId="36858A5F" w:rsidR="00BF0A30" w:rsidRPr="00FA00C3" w:rsidRDefault="00BF0A30" w:rsidP="0001471C"/>
    <w:p w14:paraId="11EE719C" w14:textId="77777777" w:rsidR="00BF0A30" w:rsidRPr="00FA00C3" w:rsidRDefault="00BF0A30" w:rsidP="0001471C">
      <w:pPr>
        <w:pStyle w:val="Heading1"/>
      </w:pPr>
      <w:bookmarkStart w:id="85" w:name="_Toc183592654"/>
      <w:r w:rsidRPr="00FA00C3">
        <w:t>Step-by-Step Implementation</w:t>
      </w:r>
      <w:bookmarkEnd w:id="85"/>
    </w:p>
    <w:p w14:paraId="03891A68" w14:textId="20F26504" w:rsidR="00BF0A30" w:rsidRPr="00FA00C3" w:rsidRDefault="00BF0A30" w:rsidP="0001471C">
      <w:pPr>
        <w:pStyle w:val="Heading2"/>
      </w:pPr>
      <w:bookmarkStart w:id="86" w:name="_Toc183592655"/>
      <w:r w:rsidRPr="00FA00C3">
        <w:t>Use Built-In Document Properties</w:t>
      </w:r>
      <w:bookmarkEnd w:id="86"/>
    </w:p>
    <w:p w14:paraId="3DC6CC1E" w14:textId="77777777" w:rsidR="00BF0A30" w:rsidRPr="00FA00C3" w:rsidRDefault="00BF0A30" w:rsidP="0001471C">
      <w:pPr>
        <w:pStyle w:val="ListParagraph"/>
        <w:numPr>
          <w:ilvl w:val="0"/>
          <w:numId w:val="36"/>
        </w:numPr>
        <w:spacing w:before="240" w:after="240" w:line="360" w:lineRule="auto"/>
      </w:pPr>
      <w:r w:rsidRPr="0001471C">
        <w:rPr>
          <w:rFonts w:eastAsiaTheme="majorEastAsia"/>
          <w:b/>
        </w:rPr>
        <w:t>Action</w:t>
      </w:r>
      <w:r w:rsidRPr="00FA00C3">
        <w:t>: Populate metadata fields in Microsoft Office files (Word, Excel, PowerPoint).</w:t>
      </w:r>
    </w:p>
    <w:p w14:paraId="0E91678E" w14:textId="77777777" w:rsidR="00BF0A30" w:rsidRPr="00FA00C3" w:rsidRDefault="00BF0A30" w:rsidP="0001471C">
      <w:pPr>
        <w:pStyle w:val="ListParagraph"/>
        <w:numPr>
          <w:ilvl w:val="0"/>
          <w:numId w:val="36"/>
        </w:numPr>
        <w:spacing w:before="240" w:after="240" w:line="360" w:lineRule="auto"/>
      </w:pPr>
      <w:r w:rsidRPr="0001471C">
        <w:rPr>
          <w:rFonts w:eastAsiaTheme="majorEastAsia"/>
        </w:rPr>
        <w:t>Steps</w:t>
      </w:r>
      <w:r w:rsidRPr="00FA00C3">
        <w:t>:</w:t>
      </w:r>
    </w:p>
    <w:p w14:paraId="7B3E5F17" w14:textId="77777777" w:rsidR="00BF0A30" w:rsidRPr="00FA00C3" w:rsidRDefault="00BF0A30" w:rsidP="0001471C">
      <w:pPr>
        <w:pStyle w:val="ListParagraph"/>
        <w:numPr>
          <w:ilvl w:val="1"/>
          <w:numId w:val="36"/>
        </w:numPr>
        <w:spacing w:before="240" w:after="240" w:line="360" w:lineRule="auto"/>
      </w:pPr>
      <w:r w:rsidRPr="00FA00C3">
        <w:t xml:space="preserve">Open the file and navigate to </w:t>
      </w:r>
      <w:r w:rsidRPr="0001471C">
        <w:rPr>
          <w:rFonts w:eastAsiaTheme="majorEastAsia"/>
        </w:rPr>
        <w:t>File &gt; Info</w:t>
      </w:r>
      <w:r w:rsidRPr="00FA00C3">
        <w:t>.</w:t>
      </w:r>
    </w:p>
    <w:p w14:paraId="22D2F184" w14:textId="77777777" w:rsidR="00BF0A30" w:rsidRPr="00FA00C3" w:rsidRDefault="00BF0A30" w:rsidP="0001471C">
      <w:pPr>
        <w:pStyle w:val="ListParagraph"/>
        <w:numPr>
          <w:ilvl w:val="1"/>
          <w:numId w:val="36"/>
        </w:numPr>
        <w:spacing w:before="240" w:after="240" w:line="360" w:lineRule="auto"/>
      </w:pPr>
      <w:r w:rsidRPr="00FA00C3">
        <w:t>Fill in fields such as:</w:t>
      </w:r>
    </w:p>
    <w:p w14:paraId="118807AF" w14:textId="77777777" w:rsidR="00BF0A30" w:rsidRPr="00FA00C3" w:rsidRDefault="00BF0A30" w:rsidP="0001471C">
      <w:pPr>
        <w:pStyle w:val="ListParagraph"/>
        <w:numPr>
          <w:ilvl w:val="2"/>
          <w:numId w:val="36"/>
        </w:numPr>
        <w:spacing w:before="240" w:after="240" w:line="360" w:lineRule="auto"/>
      </w:pPr>
      <w:r w:rsidRPr="0001471C">
        <w:rPr>
          <w:rFonts w:eastAsiaTheme="majorEastAsia"/>
          <w:b/>
        </w:rPr>
        <w:t>Title</w:t>
      </w:r>
      <w:r w:rsidRPr="00FA00C3">
        <w:t>: A meaningful and descriptive name for the document.</w:t>
      </w:r>
    </w:p>
    <w:p w14:paraId="2A9B76ED" w14:textId="77777777" w:rsidR="00BF0A30" w:rsidRPr="00FA00C3" w:rsidRDefault="00BF0A30" w:rsidP="0001471C">
      <w:pPr>
        <w:pStyle w:val="ListParagraph"/>
        <w:numPr>
          <w:ilvl w:val="2"/>
          <w:numId w:val="36"/>
        </w:numPr>
        <w:spacing w:before="240" w:after="240" w:line="360" w:lineRule="auto"/>
      </w:pPr>
      <w:r w:rsidRPr="0001471C">
        <w:rPr>
          <w:rFonts w:eastAsiaTheme="majorEastAsia"/>
          <w:b/>
        </w:rPr>
        <w:t>Author</w:t>
      </w:r>
      <w:r w:rsidRPr="00FA00C3">
        <w:t>: Your name (ensure accuracy).</w:t>
      </w:r>
    </w:p>
    <w:p w14:paraId="292E3E56" w14:textId="1603F77F" w:rsidR="00BF0A30" w:rsidRPr="00FA00C3" w:rsidRDefault="00BF0A30" w:rsidP="0001471C">
      <w:pPr>
        <w:pStyle w:val="ListParagraph"/>
        <w:numPr>
          <w:ilvl w:val="2"/>
          <w:numId w:val="36"/>
        </w:numPr>
        <w:spacing w:before="240" w:after="240" w:line="360" w:lineRule="auto"/>
      </w:pPr>
      <w:r w:rsidRPr="0001471C">
        <w:rPr>
          <w:rFonts w:eastAsiaTheme="majorEastAsia"/>
          <w:b/>
        </w:rPr>
        <w:t>Comments</w:t>
      </w:r>
      <w:r w:rsidRPr="00FA00C3">
        <w:t xml:space="preserve">: </w:t>
      </w:r>
      <w:r w:rsidR="00F740AF" w:rsidRPr="006933C3">
        <w:t>A summary</w:t>
      </w:r>
      <w:r w:rsidRPr="00FA00C3">
        <w:t xml:space="preserve"> of the content.</w:t>
      </w:r>
    </w:p>
    <w:p w14:paraId="6E1A33B8" w14:textId="77777777" w:rsidR="00BF0A30" w:rsidRPr="00FA00C3" w:rsidRDefault="00BF0A30" w:rsidP="0001471C">
      <w:pPr>
        <w:pStyle w:val="ListParagraph"/>
        <w:numPr>
          <w:ilvl w:val="2"/>
          <w:numId w:val="36"/>
        </w:numPr>
        <w:spacing w:before="240" w:after="240" w:line="360" w:lineRule="auto"/>
      </w:pPr>
      <w:r w:rsidRPr="0001471C">
        <w:rPr>
          <w:rFonts w:eastAsiaTheme="majorEastAsia"/>
          <w:b/>
        </w:rPr>
        <w:t>Keywords</w:t>
      </w:r>
      <w:r w:rsidRPr="00FA00C3">
        <w:t>: Tags to improve searchability.</w:t>
      </w:r>
    </w:p>
    <w:p w14:paraId="7E3F08CF" w14:textId="77777777" w:rsidR="00BF0A30" w:rsidRPr="00FA00C3" w:rsidRDefault="00BF0A30" w:rsidP="0001471C">
      <w:pPr>
        <w:pStyle w:val="ListParagraph"/>
        <w:numPr>
          <w:ilvl w:val="0"/>
          <w:numId w:val="36"/>
        </w:numPr>
        <w:spacing w:before="240" w:after="240" w:line="360" w:lineRule="auto"/>
      </w:pPr>
      <w:r w:rsidRPr="0001471C">
        <w:rPr>
          <w:rFonts w:eastAsiaTheme="majorEastAsia"/>
        </w:rPr>
        <w:t>Benefits</w:t>
      </w:r>
      <w:r w:rsidRPr="00FA00C3">
        <w:t>:</w:t>
      </w:r>
    </w:p>
    <w:p w14:paraId="5341EDDA" w14:textId="77777777" w:rsidR="00BF0A30" w:rsidRPr="00FA00C3" w:rsidRDefault="00BF0A30" w:rsidP="0001471C">
      <w:pPr>
        <w:pStyle w:val="ListParagraph"/>
        <w:numPr>
          <w:ilvl w:val="1"/>
          <w:numId w:val="36"/>
        </w:numPr>
        <w:spacing w:before="240" w:after="240" w:line="360" w:lineRule="auto"/>
      </w:pPr>
      <w:r w:rsidRPr="00FA00C3">
        <w:t>Metadata stays embedded with the file.</w:t>
      </w:r>
    </w:p>
    <w:p w14:paraId="234E9964" w14:textId="77777777" w:rsidR="00BF0A30" w:rsidRPr="00FA00C3" w:rsidRDefault="00BF0A30" w:rsidP="0001471C">
      <w:pPr>
        <w:pStyle w:val="ListParagraph"/>
        <w:numPr>
          <w:ilvl w:val="1"/>
          <w:numId w:val="36"/>
        </w:numPr>
        <w:spacing w:before="240" w:after="240" w:line="360" w:lineRule="auto"/>
      </w:pPr>
      <w:r w:rsidRPr="00FA00C3">
        <w:t>Simplifies file retrieval via search tools.</w:t>
      </w:r>
    </w:p>
    <w:p w14:paraId="195F58F6" w14:textId="075F1A86" w:rsidR="00BF0A30" w:rsidRPr="00FA00C3" w:rsidRDefault="00BF0A30" w:rsidP="0001471C">
      <w:pPr>
        <w:pStyle w:val="Heading2"/>
      </w:pPr>
      <w:bookmarkStart w:id="87" w:name="_Toc183592656"/>
      <w:r w:rsidRPr="00FA00C3">
        <w:t>Apply File Naming Conventions</w:t>
      </w:r>
      <w:bookmarkEnd w:id="87"/>
    </w:p>
    <w:p w14:paraId="79E4A1B7" w14:textId="77777777" w:rsidR="00BF0A30" w:rsidRPr="00FA00C3" w:rsidRDefault="00BF0A30" w:rsidP="0001471C">
      <w:pPr>
        <w:pStyle w:val="ListParagraph"/>
        <w:numPr>
          <w:ilvl w:val="0"/>
          <w:numId w:val="48"/>
        </w:numPr>
        <w:spacing w:before="240" w:after="240" w:line="360" w:lineRule="auto"/>
      </w:pPr>
      <w:r w:rsidRPr="0001471C">
        <w:rPr>
          <w:rFonts w:eastAsiaTheme="majorEastAsia"/>
          <w:b/>
        </w:rPr>
        <w:t>Action</w:t>
      </w:r>
      <w:r w:rsidRPr="00FA00C3">
        <w:t>: Create descriptive and standardized file names.</w:t>
      </w:r>
    </w:p>
    <w:p w14:paraId="531CED34" w14:textId="77777777" w:rsidR="00BF0A30" w:rsidRPr="00FA00C3" w:rsidRDefault="00BF0A30" w:rsidP="0001471C">
      <w:pPr>
        <w:pStyle w:val="ListParagraph"/>
        <w:numPr>
          <w:ilvl w:val="0"/>
          <w:numId w:val="48"/>
        </w:numPr>
        <w:spacing w:before="240" w:after="240" w:line="360" w:lineRule="auto"/>
      </w:pPr>
      <w:r w:rsidRPr="0001471C">
        <w:rPr>
          <w:rFonts w:eastAsiaTheme="majorEastAsia"/>
          <w:b/>
        </w:rPr>
        <w:t>Format</w:t>
      </w:r>
      <w:r w:rsidRPr="00FA00C3">
        <w:t xml:space="preserve">: </w:t>
      </w:r>
      <w:r w:rsidRPr="0001471C">
        <w:rPr>
          <w:rFonts w:eastAsiaTheme="majorEastAsia"/>
        </w:rPr>
        <w:t>YYYY-MM-</w:t>
      </w:r>
      <w:proofErr w:type="spellStart"/>
      <w:r w:rsidRPr="0001471C">
        <w:rPr>
          <w:rFonts w:eastAsiaTheme="majorEastAsia"/>
        </w:rPr>
        <w:t>DD_ProjectName_DocumentType_Description_Version</w:t>
      </w:r>
      <w:proofErr w:type="spellEnd"/>
    </w:p>
    <w:p w14:paraId="17C4CA52" w14:textId="77777777" w:rsidR="00BF0A30" w:rsidRPr="00FA00C3" w:rsidRDefault="00BF0A30" w:rsidP="0001471C">
      <w:pPr>
        <w:pStyle w:val="ListParagraph"/>
        <w:numPr>
          <w:ilvl w:val="0"/>
          <w:numId w:val="48"/>
        </w:numPr>
        <w:spacing w:before="240" w:after="240" w:line="360" w:lineRule="auto"/>
      </w:pPr>
      <w:r w:rsidRPr="0001471C">
        <w:rPr>
          <w:rFonts w:eastAsiaTheme="majorEastAsia"/>
          <w:b/>
        </w:rPr>
        <w:t>Example</w:t>
      </w:r>
      <w:r w:rsidRPr="00FA00C3">
        <w:t xml:space="preserve">: </w:t>
      </w:r>
      <w:r w:rsidRPr="0001471C">
        <w:rPr>
          <w:rFonts w:eastAsiaTheme="majorEastAsia"/>
        </w:rPr>
        <w:t>2024-09-15_ProjectX_Report_Summary_v1.docx</w:t>
      </w:r>
    </w:p>
    <w:p w14:paraId="531B1154" w14:textId="319A235D" w:rsidR="00BF0A30" w:rsidRPr="00FA00C3" w:rsidRDefault="00BF0A30" w:rsidP="0001471C">
      <w:pPr>
        <w:pStyle w:val="ListParagraph"/>
        <w:numPr>
          <w:ilvl w:val="0"/>
          <w:numId w:val="48"/>
        </w:numPr>
        <w:spacing w:before="240" w:after="240" w:line="360" w:lineRule="auto"/>
      </w:pPr>
      <w:proofErr w:type="spellStart"/>
      <w:r w:rsidRPr="0001471C">
        <w:rPr>
          <w:rFonts w:eastAsiaTheme="majorEastAsia"/>
          <w:b/>
        </w:rPr>
        <w:t>Guidelines</w:t>
      </w:r>
      <w:r w:rsidRPr="00FA00C3">
        <w:t>:Include</w:t>
      </w:r>
      <w:proofErr w:type="spellEnd"/>
      <w:r w:rsidRPr="00FA00C3">
        <w:t xml:space="preserve"> the </w:t>
      </w:r>
      <w:r w:rsidRPr="0001471C">
        <w:rPr>
          <w:rFonts w:eastAsiaTheme="majorEastAsia"/>
        </w:rPr>
        <w:t>date</w:t>
      </w:r>
      <w:r w:rsidRPr="00FA00C3">
        <w:t xml:space="preserve">, </w:t>
      </w:r>
      <w:r w:rsidRPr="0001471C">
        <w:rPr>
          <w:rFonts w:eastAsiaTheme="majorEastAsia"/>
        </w:rPr>
        <w:t>project name</w:t>
      </w:r>
      <w:r w:rsidRPr="00FA00C3">
        <w:t xml:space="preserve">, </w:t>
      </w:r>
      <w:r w:rsidRPr="0001471C">
        <w:rPr>
          <w:rFonts w:eastAsiaTheme="majorEastAsia"/>
        </w:rPr>
        <w:t>document type</w:t>
      </w:r>
      <w:r w:rsidRPr="00FA00C3">
        <w:t xml:space="preserve">, </w:t>
      </w:r>
      <w:r w:rsidRPr="0001471C">
        <w:rPr>
          <w:rFonts w:eastAsiaTheme="majorEastAsia"/>
        </w:rPr>
        <w:t>description</w:t>
      </w:r>
      <w:r w:rsidRPr="00FA00C3">
        <w:t xml:space="preserve">, and </w:t>
      </w:r>
      <w:r w:rsidRPr="0001471C">
        <w:rPr>
          <w:rFonts w:eastAsiaTheme="majorEastAsia"/>
        </w:rPr>
        <w:t>version</w:t>
      </w:r>
      <w:r w:rsidRPr="00FA00C3">
        <w:t>.</w:t>
      </w:r>
    </w:p>
    <w:p w14:paraId="26B9A73B" w14:textId="2795CC7C" w:rsidR="00BF0A30" w:rsidRPr="00FA00C3" w:rsidRDefault="00BF0A30" w:rsidP="0001471C">
      <w:pPr>
        <w:pStyle w:val="ListParagraph"/>
        <w:numPr>
          <w:ilvl w:val="0"/>
          <w:numId w:val="48"/>
        </w:numPr>
        <w:spacing w:before="240" w:after="240" w:line="360" w:lineRule="auto"/>
      </w:pPr>
      <w:r w:rsidRPr="0001471C">
        <w:rPr>
          <w:rFonts w:eastAsiaTheme="majorEastAsia"/>
          <w:b/>
        </w:rPr>
        <w:t>Benefits</w:t>
      </w:r>
      <w:r w:rsidRPr="00FA00C3">
        <w:t>:</w:t>
      </w:r>
      <w:r w:rsidR="0001471C">
        <w:t xml:space="preserve"> </w:t>
      </w:r>
      <w:r w:rsidRPr="00FA00C3">
        <w:t>Immediate context and improved searchability.</w:t>
      </w:r>
    </w:p>
    <w:p w14:paraId="3B51414D" w14:textId="0CB2A00F" w:rsidR="00BF0A30" w:rsidRPr="00FA00C3" w:rsidRDefault="00BF0A30" w:rsidP="0001471C">
      <w:pPr>
        <w:pStyle w:val="Heading2"/>
      </w:pPr>
      <w:bookmarkStart w:id="88" w:name="_Toc183592657"/>
      <w:r w:rsidRPr="00FA00C3">
        <w:t>Utilize File Tags in Windows Explorer</w:t>
      </w:r>
      <w:bookmarkEnd w:id="88"/>
    </w:p>
    <w:p w14:paraId="3742E9A9" w14:textId="77777777" w:rsidR="00BF0A30" w:rsidRPr="00FA00C3" w:rsidRDefault="00BF0A30" w:rsidP="0001471C">
      <w:pPr>
        <w:pStyle w:val="ListParagraph"/>
        <w:numPr>
          <w:ilvl w:val="0"/>
          <w:numId w:val="38"/>
        </w:numPr>
        <w:spacing w:before="240" w:after="240" w:line="360" w:lineRule="auto"/>
      </w:pPr>
      <w:r w:rsidRPr="0001471C">
        <w:rPr>
          <w:rFonts w:eastAsiaTheme="majorEastAsia"/>
          <w:b/>
        </w:rPr>
        <w:t>Action</w:t>
      </w:r>
      <w:r w:rsidRPr="00FA00C3">
        <w:t>: Add tags to files directly through Windows Explorer.</w:t>
      </w:r>
    </w:p>
    <w:p w14:paraId="1D0AC533" w14:textId="77777777" w:rsidR="00BF0A30" w:rsidRPr="00FA00C3" w:rsidRDefault="00BF0A30" w:rsidP="0001471C">
      <w:pPr>
        <w:pStyle w:val="ListParagraph"/>
        <w:numPr>
          <w:ilvl w:val="0"/>
          <w:numId w:val="38"/>
        </w:numPr>
        <w:spacing w:before="240" w:after="240" w:line="360" w:lineRule="auto"/>
      </w:pPr>
      <w:r w:rsidRPr="0001471C">
        <w:rPr>
          <w:rFonts w:eastAsiaTheme="majorEastAsia"/>
        </w:rPr>
        <w:t>Steps</w:t>
      </w:r>
      <w:r w:rsidRPr="00FA00C3">
        <w:t>:</w:t>
      </w:r>
    </w:p>
    <w:p w14:paraId="413BEFF9" w14:textId="77777777" w:rsidR="00BF0A30" w:rsidRPr="00FA00C3" w:rsidRDefault="00BF0A30" w:rsidP="0001471C">
      <w:pPr>
        <w:pStyle w:val="ListParagraph"/>
        <w:numPr>
          <w:ilvl w:val="1"/>
          <w:numId w:val="38"/>
        </w:numPr>
        <w:spacing w:before="240" w:after="240" w:line="360" w:lineRule="auto"/>
      </w:pPr>
      <w:r w:rsidRPr="00FA00C3">
        <w:t xml:space="preserve">Right-click the file and select </w:t>
      </w:r>
      <w:r w:rsidRPr="0001471C">
        <w:rPr>
          <w:rFonts w:eastAsiaTheme="majorEastAsia"/>
        </w:rPr>
        <w:t>Properties</w:t>
      </w:r>
      <w:r w:rsidRPr="00FA00C3">
        <w:t>.</w:t>
      </w:r>
    </w:p>
    <w:p w14:paraId="2B89B6AD" w14:textId="60B5A2DF" w:rsidR="0032619E" w:rsidRPr="0032619E" w:rsidRDefault="00BF0A30" w:rsidP="0001471C">
      <w:pPr>
        <w:pStyle w:val="ListParagraph"/>
        <w:numPr>
          <w:ilvl w:val="1"/>
          <w:numId w:val="38"/>
        </w:numPr>
        <w:spacing w:before="240" w:after="240" w:line="360" w:lineRule="auto"/>
      </w:pPr>
      <w:r w:rsidRPr="00FA00C3">
        <w:t xml:space="preserve">Navigate to the </w:t>
      </w:r>
      <w:r w:rsidRPr="0001471C">
        <w:rPr>
          <w:rFonts w:eastAsiaTheme="majorEastAsia"/>
        </w:rPr>
        <w:t>Details</w:t>
      </w:r>
      <w:r w:rsidRPr="00FA00C3">
        <w:t xml:space="preserve"> tab and add keywords under </w:t>
      </w:r>
      <w:r w:rsidR="0032619E">
        <w:t>Title, Subject, Category,</w:t>
      </w:r>
      <w:r w:rsidR="0032619E" w:rsidRPr="0001471C">
        <w:rPr>
          <w:rFonts w:eastAsiaTheme="majorEastAsia"/>
        </w:rPr>
        <w:t xml:space="preserve"> Tags</w:t>
      </w:r>
      <w:r w:rsidR="0032619E">
        <w:rPr>
          <w:rFonts w:eastAsiaTheme="majorEastAsia"/>
        </w:rPr>
        <w:t xml:space="preserve"> etc</w:t>
      </w:r>
    </w:p>
    <w:p w14:paraId="3371F102" w14:textId="528667BE" w:rsidR="00BF0A30" w:rsidRDefault="0032619E" w:rsidP="0001471C">
      <w:pPr>
        <w:pStyle w:val="ListParagraph"/>
        <w:numPr>
          <w:ilvl w:val="1"/>
          <w:numId w:val="38"/>
        </w:numPr>
        <w:spacing w:before="240" w:after="240" w:line="360" w:lineRule="auto"/>
      </w:pPr>
      <w:r>
        <w:t>Add as much as info as possible as these will be indexed and searched first when you use a search string.</w:t>
      </w:r>
    </w:p>
    <w:p w14:paraId="192ED977" w14:textId="62E9740B" w:rsidR="0032619E" w:rsidRDefault="0032619E" w:rsidP="0032619E">
      <w:pPr>
        <w:spacing w:before="240" w:after="240" w:line="360" w:lineRule="auto"/>
      </w:pPr>
      <w:r>
        <w:rPr>
          <w:noProof/>
        </w:rPr>
        <mc:AlternateContent>
          <mc:Choice Requires="wps">
            <w:drawing>
              <wp:anchor distT="0" distB="0" distL="114300" distR="114300" simplePos="0" relativeHeight="251658259" behindDoc="0" locked="0" layoutInCell="1" allowOverlap="1" wp14:anchorId="2617E1FD" wp14:editId="789B146A">
                <wp:simplePos x="0" y="0"/>
                <wp:positionH relativeFrom="column">
                  <wp:posOffset>1429574</wp:posOffset>
                </wp:positionH>
                <wp:positionV relativeFrom="paragraph">
                  <wp:posOffset>4015466</wp:posOffset>
                </wp:positionV>
                <wp:extent cx="443168" cy="422830"/>
                <wp:effectExtent l="10160" t="8890" r="43815" b="43815"/>
                <wp:wrapNone/>
                <wp:docPr id="1796372727" name="Arrow: Right 3"/>
                <wp:cNvGraphicFramePr/>
                <a:graphic xmlns:a="http://schemas.openxmlformats.org/drawingml/2006/main">
                  <a:graphicData uri="http://schemas.microsoft.com/office/word/2010/wordprocessingShape">
                    <wps:wsp>
                      <wps:cNvSpPr/>
                      <wps:spPr>
                        <a:xfrm rot="5400000">
                          <a:off x="0" y="0"/>
                          <a:ext cx="443168" cy="42283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w:pict w14:anchorId="3E8269DB">
              <v:shapetype id="_x0000_t13" coordsize="21600,21600" o:spt="13" adj="16200,5400" path="m@0,l@0@1,0@1,0@2@0@2@0,21600,21600,10800xe" w14:anchorId="1A13F261">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3" style="position:absolute;margin-left:112.55pt;margin-top:316.2pt;width:34.9pt;height:33.3pt;rotation:90;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8a00 [3204]" strokecolor="#001400 [484]" strokeweight="2pt" type="#_x0000_t13" adj="1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"/>
            </w:pict>
          </mc:Fallback>
        </mc:AlternateContent>
      </w:r>
      <w:r w:rsidRPr="0032619E">
        <w:rPr>
          <w:noProof/>
        </w:rPr>
        <w:drawing>
          <wp:inline distT="0" distB="0" distL="0" distR="0" wp14:anchorId="70112729" wp14:editId="795EDF6C">
            <wp:extent cx="3930555" cy="3938071"/>
            <wp:effectExtent l="19050" t="19050" r="13335" b="24765"/>
            <wp:docPr id="162111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15785" name=""/>
                    <pic:cNvPicPr/>
                  </pic:nvPicPr>
                  <pic:blipFill>
                    <a:blip r:embed="rId33"/>
                    <a:stretch>
                      <a:fillRect/>
                    </a:stretch>
                  </pic:blipFill>
                  <pic:spPr>
                    <a:xfrm>
                      <a:off x="0" y="0"/>
                      <a:ext cx="3941614" cy="3949151"/>
                    </a:xfrm>
                    <a:prstGeom prst="rect">
                      <a:avLst/>
                    </a:prstGeom>
                    <a:ln>
                      <a:solidFill>
                        <a:schemeClr val="accent1">
                          <a:shade val="15000"/>
                        </a:schemeClr>
                      </a:solidFill>
                    </a:ln>
                  </pic:spPr>
                </pic:pic>
              </a:graphicData>
            </a:graphic>
          </wp:inline>
        </w:drawing>
      </w:r>
    </w:p>
    <w:p w14:paraId="75C1E473" w14:textId="0F958FDD" w:rsidR="0032619E" w:rsidRDefault="0032619E" w:rsidP="0032619E">
      <w:pPr>
        <w:spacing w:before="240" w:after="240" w:line="360" w:lineRule="auto"/>
      </w:pPr>
    </w:p>
    <w:p w14:paraId="29D8D26A" w14:textId="67C74686" w:rsidR="0032619E" w:rsidRDefault="0032619E" w:rsidP="0032619E">
      <w:pPr>
        <w:spacing w:before="240" w:after="240" w:line="360" w:lineRule="auto"/>
      </w:pPr>
      <w:r>
        <w:rPr>
          <w:noProof/>
        </w:rPr>
        <mc:AlternateContent>
          <mc:Choice Requires="wps">
            <w:drawing>
              <wp:anchor distT="0" distB="0" distL="114300" distR="114300" simplePos="0" relativeHeight="251658258" behindDoc="0" locked="0" layoutInCell="1" allowOverlap="1" wp14:anchorId="4103F8B5" wp14:editId="04C76221">
                <wp:simplePos x="0" y="0"/>
                <wp:positionH relativeFrom="column">
                  <wp:posOffset>2395580</wp:posOffset>
                </wp:positionH>
                <wp:positionV relativeFrom="paragraph">
                  <wp:posOffset>1221380</wp:posOffset>
                </wp:positionV>
                <wp:extent cx="613476" cy="539086"/>
                <wp:effectExtent l="0" t="19050" r="34290" b="33020"/>
                <wp:wrapNone/>
                <wp:docPr id="1956417833" name="Arrow: Right 3"/>
                <wp:cNvGraphicFramePr/>
                <a:graphic xmlns:a="http://schemas.openxmlformats.org/drawingml/2006/main">
                  <a:graphicData uri="http://schemas.microsoft.com/office/word/2010/wordprocessingShape">
                    <wps:wsp>
                      <wps:cNvSpPr/>
                      <wps:spPr>
                        <a:xfrm>
                          <a:off x="0" y="0"/>
                          <a:ext cx="613476" cy="53908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w:pict w14:anchorId="16B96598">
              <v:shape id="Arrow: Right 3" style="position:absolute;margin-left:188.65pt;margin-top:96.15pt;width:48.3pt;height:42.45pt;z-index:25165825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008a00 [3204]" strokecolor="#001400 [484]" strokeweight="2pt" type="#_x0000_t13" adj="1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" w14:anchorId="23E56695"/>
            </w:pict>
          </mc:Fallback>
        </mc:AlternateContent>
      </w:r>
      <w:r w:rsidRPr="0032619E">
        <w:rPr>
          <w:noProof/>
        </w:rPr>
        <w:drawing>
          <wp:anchor distT="0" distB="0" distL="114300" distR="114300" simplePos="0" relativeHeight="251658257" behindDoc="0" locked="0" layoutInCell="1" allowOverlap="1" wp14:anchorId="1292FBA7" wp14:editId="5ACB5F52">
            <wp:simplePos x="0" y="0"/>
            <wp:positionH relativeFrom="column">
              <wp:posOffset>3035812</wp:posOffset>
            </wp:positionH>
            <wp:positionV relativeFrom="paragraph">
              <wp:posOffset>6350</wp:posOffset>
            </wp:positionV>
            <wp:extent cx="2330462" cy="3234520"/>
            <wp:effectExtent l="19050" t="19050" r="12700" b="23495"/>
            <wp:wrapNone/>
            <wp:docPr id="39453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31336" name=""/>
                    <pic:cNvPicPr/>
                  </pic:nvPicPr>
                  <pic:blipFill>
                    <a:blip r:embed="rId34">
                      <a:extLst>
                        <a:ext uri="{28A0092B-C50C-407E-A947-70E740481C1C}">
                          <a14:useLocalDpi xmlns:a14="http://schemas.microsoft.com/office/drawing/2010/main" val="0"/>
                        </a:ext>
                      </a:extLst>
                    </a:blip>
                    <a:stretch>
                      <a:fillRect/>
                    </a:stretch>
                  </pic:blipFill>
                  <pic:spPr>
                    <a:xfrm>
                      <a:off x="0" y="0"/>
                      <a:ext cx="2330462" cy="3234520"/>
                    </a:xfrm>
                    <a:prstGeom prst="rect">
                      <a:avLst/>
                    </a:prstGeom>
                    <a:ln>
                      <a:solidFill>
                        <a:schemeClr val="accent1">
                          <a:shade val="15000"/>
                        </a:schemeClr>
                      </a:solidFill>
                    </a:ln>
                  </pic:spPr>
                </pic:pic>
              </a:graphicData>
            </a:graphic>
            <wp14:sizeRelH relativeFrom="margin">
              <wp14:pctWidth>0</wp14:pctWidth>
            </wp14:sizeRelH>
            <wp14:sizeRelV relativeFrom="margin">
              <wp14:pctHeight>0</wp14:pctHeight>
            </wp14:sizeRelV>
          </wp:anchor>
        </w:drawing>
      </w:r>
      <w:r w:rsidRPr="0032619E">
        <w:rPr>
          <w:noProof/>
        </w:rPr>
        <w:drawing>
          <wp:inline distT="0" distB="0" distL="0" distR="0" wp14:anchorId="674232EF" wp14:editId="7D22EEDA">
            <wp:extent cx="2396034" cy="3254991"/>
            <wp:effectExtent l="19050" t="19050" r="23495" b="22225"/>
            <wp:docPr id="144047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79064" name=""/>
                    <pic:cNvPicPr/>
                  </pic:nvPicPr>
                  <pic:blipFill>
                    <a:blip r:embed="rId35"/>
                    <a:stretch>
                      <a:fillRect/>
                    </a:stretch>
                  </pic:blipFill>
                  <pic:spPr>
                    <a:xfrm>
                      <a:off x="0" y="0"/>
                      <a:ext cx="2417178" cy="3283715"/>
                    </a:xfrm>
                    <a:prstGeom prst="rect">
                      <a:avLst/>
                    </a:prstGeom>
                    <a:ln>
                      <a:solidFill>
                        <a:schemeClr val="accent1">
                          <a:shade val="15000"/>
                        </a:schemeClr>
                      </a:solidFill>
                    </a:ln>
                  </pic:spPr>
                </pic:pic>
              </a:graphicData>
            </a:graphic>
          </wp:inline>
        </w:drawing>
      </w:r>
    </w:p>
    <w:p w14:paraId="23369F8B" w14:textId="39188B7D" w:rsidR="0032619E" w:rsidRPr="00FA00C3" w:rsidRDefault="0032619E" w:rsidP="0032619E">
      <w:pPr>
        <w:spacing w:before="240" w:after="240" w:line="360" w:lineRule="auto"/>
      </w:pPr>
    </w:p>
    <w:p w14:paraId="3537B37E" w14:textId="77777777" w:rsidR="00BF0A30" w:rsidRPr="00FA00C3" w:rsidRDefault="00BF0A30" w:rsidP="0001471C">
      <w:pPr>
        <w:pStyle w:val="ListParagraph"/>
        <w:numPr>
          <w:ilvl w:val="0"/>
          <w:numId w:val="38"/>
        </w:numPr>
        <w:spacing w:before="240" w:after="240" w:line="360" w:lineRule="auto"/>
      </w:pPr>
      <w:r w:rsidRPr="0001471C">
        <w:rPr>
          <w:rFonts w:eastAsiaTheme="majorEastAsia"/>
          <w:b/>
        </w:rPr>
        <w:t>Supported File Types</w:t>
      </w:r>
      <w:r w:rsidRPr="00FA00C3">
        <w:t>: Microsoft Office documents, JPEGs, PNGs, and PDFs.</w:t>
      </w:r>
    </w:p>
    <w:p w14:paraId="34EDB37A" w14:textId="77777777" w:rsidR="00BF0A30" w:rsidRPr="00FA00C3" w:rsidRDefault="00BF0A30" w:rsidP="0001471C">
      <w:pPr>
        <w:pStyle w:val="ListParagraph"/>
        <w:numPr>
          <w:ilvl w:val="0"/>
          <w:numId w:val="38"/>
        </w:numPr>
        <w:spacing w:before="240" w:after="240" w:line="360" w:lineRule="auto"/>
      </w:pPr>
      <w:r w:rsidRPr="0001471C">
        <w:rPr>
          <w:rFonts w:eastAsiaTheme="majorEastAsia"/>
        </w:rPr>
        <w:t>Benefits</w:t>
      </w:r>
      <w:r w:rsidRPr="00FA00C3">
        <w:t>:</w:t>
      </w:r>
    </w:p>
    <w:p w14:paraId="1E0B2CD5" w14:textId="7E138C6B" w:rsidR="00BF0A30" w:rsidRPr="00FA00C3" w:rsidRDefault="0001471C" w:rsidP="0001471C">
      <w:pPr>
        <w:pStyle w:val="ListParagraph"/>
        <w:numPr>
          <w:ilvl w:val="1"/>
          <w:numId w:val="38"/>
        </w:numPr>
        <w:spacing w:before="240" w:after="240" w:line="360" w:lineRule="auto"/>
      </w:pPr>
      <w:r>
        <w:t>Manual indexing helps in fast and e</w:t>
      </w:r>
      <w:r w:rsidR="00BF0A30" w:rsidRPr="00FA00C3">
        <w:t>nhanced system-wide searchability.</w:t>
      </w:r>
    </w:p>
    <w:p w14:paraId="1C19A532" w14:textId="0A27E460" w:rsidR="00BF0A30" w:rsidRPr="00FA00C3" w:rsidRDefault="00BF0A30" w:rsidP="0001471C"/>
    <w:p w14:paraId="1EE33932" w14:textId="30F495D6" w:rsidR="00BF0A30" w:rsidRPr="006933C3" w:rsidRDefault="00BF0A30" w:rsidP="0001471C">
      <w:pPr>
        <w:pStyle w:val="Heading1"/>
      </w:pPr>
      <w:bookmarkStart w:id="89" w:name="_Toc183592658"/>
      <w:r w:rsidRPr="006933C3">
        <w:t>Adding Metadata to Files on the W-Drive</w:t>
      </w:r>
      <w:bookmarkEnd w:id="89"/>
    </w:p>
    <w:p w14:paraId="0E15F854" w14:textId="77777777" w:rsidR="00BF0A30" w:rsidRPr="006933C3" w:rsidRDefault="00BF0A30" w:rsidP="0001471C">
      <w:pPr>
        <w:pStyle w:val="Heading2"/>
      </w:pPr>
      <w:bookmarkStart w:id="90" w:name="_Toc183592659"/>
      <w:r w:rsidRPr="006933C3">
        <w:t>Challenges</w:t>
      </w:r>
      <w:bookmarkEnd w:id="90"/>
    </w:p>
    <w:p w14:paraId="7BE454BA" w14:textId="20C931DA" w:rsidR="00BF0A30" w:rsidRPr="00FA00C3" w:rsidRDefault="00BF0A30" w:rsidP="0001471C">
      <w:pPr>
        <w:pStyle w:val="ListParagraph"/>
        <w:numPr>
          <w:ilvl w:val="0"/>
          <w:numId w:val="40"/>
        </w:numPr>
      </w:pPr>
      <w:r w:rsidRPr="00FA00C3">
        <w:t xml:space="preserve">The </w:t>
      </w:r>
      <w:r w:rsidR="006112EE">
        <w:t xml:space="preserve">files we store in </w:t>
      </w:r>
      <w:r w:rsidRPr="00FA00C3">
        <w:t>W-Drive lacks metadata management features.</w:t>
      </w:r>
    </w:p>
    <w:p w14:paraId="019355D7" w14:textId="5E26475B" w:rsidR="00BF0A30" w:rsidRPr="00FA00C3" w:rsidRDefault="00BF0A30" w:rsidP="0001471C">
      <w:pPr>
        <w:pStyle w:val="ListParagraph"/>
        <w:numPr>
          <w:ilvl w:val="0"/>
          <w:numId w:val="40"/>
        </w:numPr>
      </w:pPr>
      <w:r w:rsidRPr="00FA00C3">
        <w:t xml:space="preserve">A large volume of </w:t>
      </w:r>
      <w:r w:rsidR="006112EE">
        <w:t xml:space="preserve">untagged </w:t>
      </w:r>
      <w:r w:rsidRPr="00FA00C3">
        <w:t>files makes organization challenging.</w:t>
      </w:r>
    </w:p>
    <w:p w14:paraId="0C50CCBC" w14:textId="2CC40D8B" w:rsidR="00BF0A30" w:rsidRPr="00FA00C3" w:rsidRDefault="00BF0A30" w:rsidP="0001471C">
      <w:pPr>
        <w:pStyle w:val="ListParagraph"/>
        <w:numPr>
          <w:ilvl w:val="0"/>
          <w:numId w:val="40"/>
        </w:numPr>
      </w:pPr>
      <w:r w:rsidRPr="00FA00C3">
        <w:t xml:space="preserve">Limited tagging and indexing </w:t>
      </w:r>
      <w:r w:rsidR="006112EE">
        <w:t>done</w:t>
      </w:r>
      <w:r w:rsidRPr="00FA00C3">
        <w:t xml:space="preserve"> for network drives.</w:t>
      </w:r>
    </w:p>
    <w:p w14:paraId="12CB018C" w14:textId="77777777" w:rsidR="00BF0A30" w:rsidRPr="006933C3" w:rsidRDefault="00BF0A30" w:rsidP="0001471C">
      <w:pPr>
        <w:pStyle w:val="Heading2"/>
      </w:pPr>
      <w:bookmarkStart w:id="91" w:name="_Toc183592660"/>
      <w:r w:rsidRPr="006933C3">
        <w:t>Proposed Solution</w:t>
      </w:r>
      <w:bookmarkEnd w:id="91"/>
    </w:p>
    <w:p w14:paraId="11070E26" w14:textId="77777777" w:rsidR="00BF0A30" w:rsidRPr="00FA00C3" w:rsidRDefault="00BF0A30" w:rsidP="0001471C">
      <w:r w:rsidRPr="00FA00C3">
        <w:t>Introduce a structured folder hierarchy, enforce file naming conventions, and use metadata fields in document properties to improve organization and retrieval.</w:t>
      </w:r>
    </w:p>
    <w:p w14:paraId="56B67F10" w14:textId="784868E8" w:rsidR="00BF0A30" w:rsidRPr="00FA00C3" w:rsidRDefault="00BF0A30" w:rsidP="0001471C"/>
    <w:p w14:paraId="3235744C" w14:textId="77777777" w:rsidR="00BF0A30" w:rsidRPr="006933C3" w:rsidRDefault="00BF0A30" w:rsidP="0001471C">
      <w:pPr>
        <w:pStyle w:val="Heading1"/>
      </w:pPr>
      <w:bookmarkStart w:id="92" w:name="_Toc183592661"/>
      <w:r w:rsidRPr="006933C3">
        <w:t>Step-by-Step Implementation</w:t>
      </w:r>
      <w:bookmarkEnd w:id="92"/>
    </w:p>
    <w:p w14:paraId="47BB63EC" w14:textId="639790A6" w:rsidR="00BF0A30" w:rsidRPr="006933C3" w:rsidRDefault="00BF0A30" w:rsidP="0001471C">
      <w:pPr>
        <w:pStyle w:val="Heading2"/>
      </w:pPr>
      <w:bookmarkStart w:id="93" w:name="_Toc183592662"/>
      <w:r w:rsidRPr="006933C3">
        <w:t>Standardize Folder Structures</w:t>
      </w:r>
      <w:bookmarkEnd w:id="93"/>
    </w:p>
    <w:p w14:paraId="7AF5262E" w14:textId="77777777" w:rsidR="00BF0A30" w:rsidRPr="00FA00C3" w:rsidRDefault="00BF0A30" w:rsidP="0001471C">
      <w:pPr>
        <w:pStyle w:val="ListParagraph"/>
        <w:numPr>
          <w:ilvl w:val="0"/>
          <w:numId w:val="41"/>
        </w:numPr>
      </w:pPr>
      <w:r w:rsidRPr="0001471C">
        <w:rPr>
          <w:rFonts w:eastAsiaTheme="majorEastAsia"/>
          <w:b/>
        </w:rPr>
        <w:t>Action</w:t>
      </w:r>
      <w:r w:rsidRPr="00FA00C3">
        <w:t>: Organize W-Drive files using a clear hierarchy.</w:t>
      </w:r>
    </w:p>
    <w:p w14:paraId="29C69D8F" w14:textId="77777777" w:rsidR="00BF0A30" w:rsidRPr="00FA00C3" w:rsidRDefault="00BF0A30" w:rsidP="0001471C">
      <w:pPr>
        <w:pStyle w:val="ListParagraph"/>
        <w:numPr>
          <w:ilvl w:val="0"/>
          <w:numId w:val="41"/>
        </w:numPr>
      </w:pPr>
      <w:r w:rsidRPr="0001471C">
        <w:rPr>
          <w:rFonts w:eastAsiaTheme="majorEastAsia"/>
        </w:rPr>
        <w:t>Structure Examples</w:t>
      </w:r>
      <w:r w:rsidRPr="00FA00C3">
        <w:t>:</w:t>
      </w:r>
    </w:p>
    <w:p w14:paraId="439751B0" w14:textId="6F54A934" w:rsidR="00BF0A30" w:rsidRPr="00FA00C3" w:rsidRDefault="00BF0A30" w:rsidP="0001471C">
      <w:pPr>
        <w:pStyle w:val="ListParagraph"/>
        <w:numPr>
          <w:ilvl w:val="1"/>
          <w:numId w:val="41"/>
        </w:numPr>
      </w:pPr>
      <w:r w:rsidRPr="0001471C">
        <w:rPr>
          <w:rFonts w:eastAsiaTheme="majorEastAsia"/>
        </w:rPr>
        <w:t>W:\</w:t>
      </w:r>
      <w:r w:rsidR="00A80F39">
        <w:rPr>
          <w:rFonts w:eastAsiaTheme="majorEastAsia"/>
        </w:rPr>
        <w:t>WSER</w:t>
      </w:r>
      <w:r w:rsidRPr="0001471C">
        <w:rPr>
          <w:rFonts w:eastAsiaTheme="majorEastAsia"/>
        </w:rPr>
        <w:t>\Projects\ProjectName\Reports\2024\</w:t>
      </w:r>
    </w:p>
    <w:p w14:paraId="1F25A581" w14:textId="09319824" w:rsidR="00BF0A30" w:rsidRPr="00FA00C3" w:rsidRDefault="00BF0A30" w:rsidP="0001471C">
      <w:pPr>
        <w:pStyle w:val="ListParagraph"/>
        <w:numPr>
          <w:ilvl w:val="1"/>
          <w:numId w:val="41"/>
        </w:numPr>
      </w:pPr>
      <w:r w:rsidRPr="0001471C">
        <w:rPr>
          <w:rFonts w:eastAsiaTheme="majorEastAsia"/>
        </w:rPr>
        <w:t>W:\</w:t>
      </w:r>
      <w:r w:rsidR="00A80F39">
        <w:rPr>
          <w:rFonts w:eastAsiaTheme="majorEastAsia"/>
        </w:rPr>
        <w:t>WSER</w:t>
      </w:r>
      <w:r w:rsidRPr="0001471C">
        <w:rPr>
          <w:rFonts w:eastAsiaTheme="majorEastAsia"/>
        </w:rPr>
        <w:t>\Projects\ProjectName\Subprojects\WorkstreamA\</w:t>
      </w:r>
    </w:p>
    <w:p w14:paraId="024B142B" w14:textId="77777777" w:rsidR="00BF0A30" w:rsidRPr="00FA00C3" w:rsidRDefault="00BF0A30" w:rsidP="0001471C">
      <w:pPr>
        <w:pStyle w:val="ListParagraph"/>
        <w:numPr>
          <w:ilvl w:val="0"/>
          <w:numId w:val="41"/>
        </w:numPr>
      </w:pPr>
      <w:r w:rsidRPr="0001471C">
        <w:rPr>
          <w:rFonts w:eastAsiaTheme="majorEastAsia"/>
        </w:rPr>
        <w:t>Benefits</w:t>
      </w:r>
      <w:r w:rsidRPr="00FA00C3">
        <w:t>:</w:t>
      </w:r>
    </w:p>
    <w:p w14:paraId="155161FB" w14:textId="77777777" w:rsidR="00BF0A30" w:rsidRPr="00FA00C3" w:rsidRDefault="00BF0A30" w:rsidP="0001471C">
      <w:pPr>
        <w:pStyle w:val="ListParagraph"/>
        <w:numPr>
          <w:ilvl w:val="1"/>
          <w:numId w:val="41"/>
        </w:numPr>
      </w:pPr>
      <w:r w:rsidRPr="00FA00C3">
        <w:t>Easier file location based on project or document type.</w:t>
      </w:r>
    </w:p>
    <w:p w14:paraId="6E28A20A" w14:textId="77777777" w:rsidR="00BF0A30" w:rsidRPr="00FA00C3" w:rsidRDefault="00BF0A30" w:rsidP="0001471C">
      <w:pPr>
        <w:pStyle w:val="ListParagraph"/>
        <w:numPr>
          <w:ilvl w:val="1"/>
          <w:numId w:val="41"/>
        </w:numPr>
      </w:pPr>
      <w:r w:rsidRPr="00FA00C3">
        <w:t>Streamlined access control through folder permissions.</w:t>
      </w:r>
    </w:p>
    <w:p w14:paraId="27DD51E5" w14:textId="30DEB8E2" w:rsidR="00BF0A30" w:rsidRPr="006933C3" w:rsidRDefault="00BF0A30" w:rsidP="0001471C">
      <w:pPr>
        <w:pStyle w:val="Heading2"/>
      </w:pPr>
      <w:bookmarkStart w:id="94" w:name="_Toc183592663"/>
      <w:r w:rsidRPr="006933C3">
        <w:t>Use Descriptive File Naming Conventions</w:t>
      </w:r>
      <w:bookmarkEnd w:id="94"/>
    </w:p>
    <w:p w14:paraId="709B8632" w14:textId="77777777" w:rsidR="00BF0A30" w:rsidRPr="00FA00C3" w:rsidRDefault="00BF0A30" w:rsidP="0001471C">
      <w:pPr>
        <w:pStyle w:val="ListParagraph"/>
        <w:numPr>
          <w:ilvl w:val="0"/>
          <w:numId w:val="42"/>
        </w:numPr>
      </w:pPr>
      <w:r w:rsidRPr="0001471C">
        <w:rPr>
          <w:rFonts w:eastAsiaTheme="majorEastAsia"/>
          <w:b/>
        </w:rPr>
        <w:t>Action</w:t>
      </w:r>
      <w:r w:rsidRPr="00FA00C3">
        <w:t>: Apply the same file naming practices as on laptops.</w:t>
      </w:r>
    </w:p>
    <w:p w14:paraId="19781B5C" w14:textId="77777777" w:rsidR="00BF0A30" w:rsidRPr="00FA00C3" w:rsidRDefault="00BF0A30" w:rsidP="0001471C">
      <w:pPr>
        <w:pStyle w:val="ListParagraph"/>
        <w:numPr>
          <w:ilvl w:val="0"/>
          <w:numId w:val="42"/>
        </w:numPr>
      </w:pPr>
      <w:r w:rsidRPr="0001471C">
        <w:rPr>
          <w:rFonts w:eastAsiaTheme="majorEastAsia"/>
        </w:rPr>
        <w:t>Benefits</w:t>
      </w:r>
      <w:r w:rsidRPr="00FA00C3">
        <w:t>:</w:t>
      </w:r>
    </w:p>
    <w:p w14:paraId="2FBE612E" w14:textId="77777777" w:rsidR="00BF0A30" w:rsidRPr="00FA00C3" w:rsidRDefault="00BF0A30" w:rsidP="0001471C">
      <w:pPr>
        <w:pStyle w:val="ListParagraph"/>
        <w:numPr>
          <w:ilvl w:val="1"/>
          <w:numId w:val="42"/>
        </w:numPr>
      </w:pPr>
      <w:r w:rsidRPr="00FA00C3">
        <w:t>Provides clarity and consistency across storage locations.</w:t>
      </w:r>
    </w:p>
    <w:p w14:paraId="35A2E380" w14:textId="6B13ECCC" w:rsidR="00BF0A30" w:rsidRPr="006933C3" w:rsidRDefault="00BF0A30" w:rsidP="0001471C">
      <w:pPr>
        <w:pStyle w:val="Heading2"/>
      </w:pPr>
      <w:bookmarkStart w:id="95" w:name="_Toc183592664"/>
      <w:r w:rsidRPr="006933C3">
        <w:t>Utilize File Properties for Additional Metadata</w:t>
      </w:r>
      <w:bookmarkEnd w:id="95"/>
    </w:p>
    <w:p w14:paraId="44FE6B68" w14:textId="7B3BF635" w:rsidR="00BF0A30" w:rsidRPr="00FA00C3" w:rsidRDefault="00BF0A30" w:rsidP="0001471C">
      <w:pPr>
        <w:pStyle w:val="ListParagraph"/>
        <w:numPr>
          <w:ilvl w:val="0"/>
          <w:numId w:val="43"/>
        </w:numPr>
      </w:pPr>
      <w:r w:rsidRPr="0001471C">
        <w:rPr>
          <w:rFonts w:eastAsiaTheme="majorEastAsia"/>
          <w:b/>
        </w:rPr>
        <w:t>Action</w:t>
      </w:r>
      <w:r w:rsidRPr="00FA00C3">
        <w:t>: Populate document properties before saving files to the W-Drive</w:t>
      </w:r>
      <w:r w:rsidR="001B133A">
        <w:t>, same as the previous section as the W-Drive use</w:t>
      </w:r>
      <w:r w:rsidR="00F10F30">
        <w:t>s</w:t>
      </w:r>
      <w:r w:rsidR="001B133A">
        <w:t xml:space="preserve"> regular Windows File explorer to store and navigate files</w:t>
      </w:r>
      <w:r w:rsidRPr="00FA00C3">
        <w:t>.</w:t>
      </w:r>
    </w:p>
    <w:p w14:paraId="6F6B60AD" w14:textId="77777777" w:rsidR="00BF0A30" w:rsidRPr="00FA00C3" w:rsidRDefault="00BF0A30" w:rsidP="0001471C">
      <w:pPr>
        <w:pStyle w:val="ListParagraph"/>
        <w:numPr>
          <w:ilvl w:val="0"/>
          <w:numId w:val="43"/>
        </w:numPr>
      </w:pPr>
      <w:r w:rsidRPr="0001471C">
        <w:rPr>
          <w:rFonts w:eastAsiaTheme="majorEastAsia"/>
        </w:rPr>
        <w:t>Benefits</w:t>
      </w:r>
      <w:r w:rsidRPr="00FA00C3">
        <w:t>:</w:t>
      </w:r>
    </w:p>
    <w:p w14:paraId="0568BC45" w14:textId="77777777" w:rsidR="00BF0A30" w:rsidRPr="00FA00C3" w:rsidRDefault="00BF0A30" w:rsidP="0001471C">
      <w:pPr>
        <w:pStyle w:val="ListParagraph"/>
        <w:numPr>
          <w:ilvl w:val="1"/>
          <w:numId w:val="43"/>
        </w:numPr>
      </w:pPr>
      <w:r w:rsidRPr="00FA00C3">
        <w:t>Metadata remains embedded and aids in retrieval, even on network drives.</w:t>
      </w:r>
    </w:p>
    <w:p w14:paraId="1E0B5A71" w14:textId="14833F81" w:rsidR="00BF0A30" w:rsidRPr="006933C3" w:rsidRDefault="00BF0A30" w:rsidP="0001471C">
      <w:pPr>
        <w:pStyle w:val="Heading2"/>
      </w:pPr>
      <w:bookmarkStart w:id="96" w:name="_Toc183592665"/>
      <w:r w:rsidRPr="006933C3">
        <w:t>Assign Responsibility for Folder Maintenance</w:t>
      </w:r>
      <w:bookmarkEnd w:id="96"/>
    </w:p>
    <w:p w14:paraId="34995D72" w14:textId="77777777" w:rsidR="00BF0A30" w:rsidRPr="00FA00C3" w:rsidRDefault="00BF0A30" w:rsidP="0001471C">
      <w:pPr>
        <w:pStyle w:val="ListParagraph"/>
        <w:numPr>
          <w:ilvl w:val="0"/>
          <w:numId w:val="44"/>
        </w:numPr>
      </w:pPr>
      <w:r w:rsidRPr="0001471C">
        <w:rPr>
          <w:rFonts w:eastAsiaTheme="majorEastAsia"/>
          <w:b/>
        </w:rPr>
        <w:t>Action</w:t>
      </w:r>
      <w:r w:rsidRPr="00FA00C3">
        <w:t>: Designate a folder custodian or manager for each project folder.</w:t>
      </w:r>
    </w:p>
    <w:p w14:paraId="7AA2A152" w14:textId="77777777" w:rsidR="00BF0A30" w:rsidRPr="00FA00C3" w:rsidRDefault="00BF0A30" w:rsidP="0001471C">
      <w:pPr>
        <w:pStyle w:val="ListParagraph"/>
        <w:numPr>
          <w:ilvl w:val="0"/>
          <w:numId w:val="44"/>
        </w:numPr>
      </w:pPr>
      <w:r w:rsidRPr="0001471C">
        <w:rPr>
          <w:rFonts w:eastAsiaTheme="majorEastAsia"/>
          <w:b/>
        </w:rPr>
        <w:t>Role</w:t>
      </w:r>
      <w:r w:rsidRPr="00FA00C3">
        <w:t>: Ensure proper organization and compliance with folder structures.</w:t>
      </w:r>
    </w:p>
    <w:p w14:paraId="4C13CEDC" w14:textId="77777777" w:rsidR="00BF0A30" w:rsidRPr="00FA00C3" w:rsidRDefault="00BF0A30" w:rsidP="0001471C">
      <w:pPr>
        <w:pStyle w:val="ListParagraph"/>
        <w:numPr>
          <w:ilvl w:val="0"/>
          <w:numId w:val="44"/>
        </w:numPr>
      </w:pPr>
      <w:r w:rsidRPr="0001471C">
        <w:rPr>
          <w:rFonts w:eastAsiaTheme="majorEastAsia"/>
        </w:rPr>
        <w:t>Benefits</w:t>
      </w:r>
      <w:r w:rsidRPr="00FA00C3">
        <w:t>:</w:t>
      </w:r>
    </w:p>
    <w:p w14:paraId="2EF3A25E" w14:textId="77777777" w:rsidR="00BF0A30" w:rsidRPr="00FA00C3" w:rsidRDefault="00BF0A30" w:rsidP="0001471C">
      <w:pPr>
        <w:pStyle w:val="ListParagraph"/>
        <w:numPr>
          <w:ilvl w:val="1"/>
          <w:numId w:val="44"/>
        </w:numPr>
      </w:pPr>
      <w:r w:rsidRPr="00FA00C3">
        <w:t>Accountability for file organization.</w:t>
      </w:r>
    </w:p>
    <w:p w14:paraId="53A8BED3" w14:textId="77777777" w:rsidR="00BF0A30" w:rsidRPr="00FA00C3" w:rsidRDefault="003045CB" w:rsidP="0001471C">
      <w:r>
        <w:pict w14:anchorId="5E8EBF04">
          <v:rect id="_x0000_i1025" style="width:0;height:1.5pt" o:hralign="center" o:hrstd="t" o:hr="t" fillcolor="#a0a0a0" stroked="f"/>
        </w:pict>
      </w:r>
    </w:p>
    <w:p w14:paraId="0BAD73DB" w14:textId="3F83D422" w:rsidR="00BF0A30" w:rsidRPr="006933C3" w:rsidRDefault="00F10F30" w:rsidP="0001471C">
      <w:pPr>
        <w:pStyle w:val="Heading1"/>
      </w:pPr>
      <w:bookmarkStart w:id="97" w:name="_Toc183592666"/>
      <w:r>
        <w:t>Using</w:t>
      </w:r>
      <w:r w:rsidR="00BF0A30" w:rsidRPr="006933C3">
        <w:t xml:space="preserve"> Microsoft Office for Metadata</w:t>
      </w:r>
      <w:bookmarkEnd w:id="97"/>
    </w:p>
    <w:p w14:paraId="18424BD0" w14:textId="77777777" w:rsidR="00BF0A30" w:rsidRPr="00FA00C3" w:rsidRDefault="00BF0A30" w:rsidP="0001471C">
      <w:r w:rsidRPr="00FA00C3">
        <w:t>Microsoft Office applications offer robust features for embedding metadata. These tools ensure that key information is retained with the file, improving searchability and long-term usability.</w:t>
      </w:r>
    </w:p>
    <w:p w14:paraId="42632754" w14:textId="77777777" w:rsidR="00BF0A30" w:rsidRPr="006933C3" w:rsidRDefault="00BF0A30" w:rsidP="0001471C">
      <w:pPr>
        <w:pStyle w:val="Heading2"/>
      </w:pPr>
      <w:bookmarkStart w:id="98" w:name="_Toc183592667"/>
      <w:r w:rsidRPr="006933C3">
        <w:t>Embedding Metadata in Microsoft Office Files</w:t>
      </w:r>
      <w:bookmarkEnd w:id="98"/>
    </w:p>
    <w:p w14:paraId="70E8A744" w14:textId="77777777" w:rsidR="00BF0A30" w:rsidRPr="00FA00C3" w:rsidRDefault="00BF0A30" w:rsidP="00F10F30">
      <w:pPr>
        <w:pStyle w:val="ListParagraph"/>
        <w:numPr>
          <w:ilvl w:val="0"/>
          <w:numId w:val="45"/>
        </w:numPr>
        <w:spacing w:before="240" w:after="240" w:line="360" w:lineRule="auto"/>
      </w:pPr>
      <w:r w:rsidRPr="0001471C">
        <w:rPr>
          <w:rFonts w:eastAsiaTheme="majorEastAsia"/>
        </w:rPr>
        <w:t>Accessing Metadata Fields</w:t>
      </w:r>
    </w:p>
    <w:p w14:paraId="2865CF2B" w14:textId="77777777" w:rsidR="00BF0A30" w:rsidRPr="00FA00C3" w:rsidRDefault="00BF0A30" w:rsidP="00F10F30">
      <w:pPr>
        <w:pStyle w:val="ListParagraph"/>
        <w:numPr>
          <w:ilvl w:val="1"/>
          <w:numId w:val="45"/>
        </w:numPr>
        <w:spacing w:before="240" w:after="240" w:line="360" w:lineRule="auto"/>
      </w:pPr>
      <w:r w:rsidRPr="00FA00C3">
        <w:t xml:space="preserve">Navigate to </w:t>
      </w:r>
      <w:r w:rsidRPr="0001471C">
        <w:rPr>
          <w:rFonts w:eastAsiaTheme="majorEastAsia"/>
        </w:rPr>
        <w:t>File &gt; Info</w:t>
      </w:r>
      <w:r w:rsidRPr="00FA00C3">
        <w:t xml:space="preserve"> and edit the </w:t>
      </w:r>
      <w:r w:rsidRPr="0001471C">
        <w:rPr>
          <w:rFonts w:eastAsiaTheme="majorEastAsia"/>
          <w:b/>
        </w:rPr>
        <w:t>Title</w:t>
      </w:r>
      <w:r w:rsidRPr="00FA00C3">
        <w:t xml:space="preserve">, </w:t>
      </w:r>
      <w:r w:rsidRPr="0001471C">
        <w:rPr>
          <w:rFonts w:eastAsiaTheme="majorEastAsia"/>
          <w:b/>
        </w:rPr>
        <w:t>Author</w:t>
      </w:r>
      <w:r w:rsidRPr="00FA00C3">
        <w:t xml:space="preserve">, </w:t>
      </w:r>
      <w:r w:rsidRPr="0001471C">
        <w:rPr>
          <w:rFonts w:eastAsiaTheme="majorEastAsia"/>
          <w:b/>
        </w:rPr>
        <w:t>Comments</w:t>
      </w:r>
      <w:r w:rsidRPr="00FA00C3">
        <w:t xml:space="preserve">, and </w:t>
      </w:r>
      <w:r w:rsidRPr="0001471C">
        <w:rPr>
          <w:rFonts w:eastAsiaTheme="majorEastAsia"/>
          <w:b/>
        </w:rPr>
        <w:t>Keywords</w:t>
      </w:r>
      <w:r w:rsidRPr="00FA00C3">
        <w:t>.</w:t>
      </w:r>
    </w:p>
    <w:p w14:paraId="64C97B03" w14:textId="77777777" w:rsidR="00BF0A30" w:rsidRPr="00FA00C3" w:rsidRDefault="00BF0A30" w:rsidP="00F10F30">
      <w:pPr>
        <w:pStyle w:val="ListParagraph"/>
        <w:numPr>
          <w:ilvl w:val="0"/>
          <w:numId w:val="45"/>
        </w:numPr>
        <w:spacing w:before="240" w:after="240" w:line="360" w:lineRule="auto"/>
      </w:pPr>
      <w:r w:rsidRPr="0001471C">
        <w:rPr>
          <w:rFonts w:eastAsiaTheme="majorEastAsia"/>
        </w:rPr>
        <w:t>Adding Custom Properties</w:t>
      </w:r>
    </w:p>
    <w:p w14:paraId="20810C7E" w14:textId="77777777" w:rsidR="00BF0A30" w:rsidRPr="00FA00C3" w:rsidRDefault="00BF0A30" w:rsidP="00F10F30">
      <w:pPr>
        <w:pStyle w:val="ListParagraph"/>
        <w:numPr>
          <w:ilvl w:val="1"/>
          <w:numId w:val="45"/>
        </w:numPr>
        <w:spacing w:before="240" w:after="240" w:line="360" w:lineRule="auto"/>
      </w:pPr>
      <w:r w:rsidRPr="00FA00C3">
        <w:t xml:space="preserve">Use </w:t>
      </w:r>
      <w:r w:rsidRPr="0001471C">
        <w:rPr>
          <w:rFonts w:eastAsiaTheme="majorEastAsia"/>
        </w:rPr>
        <w:t>Properties &gt; Advanced Properties &gt; Custom Tab</w:t>
      </w:r>
      <w:r w:rsidRPr="00FA00C3">
        <w:t xml:space="preserve"> to add fields like </w:t>
      </w:r>
      <w:r w:rsidRPr="0001471C">
        <w:rPr>
          <w:rFonts w:eastAsiaTheme="majorEastAsia"/>
          <w:b/>
        </w:rPr>
        <w:t>Project ID</w:t>
      </w:r>
      <w:r w:rsidRPr="00FA00C3">
        <w:t xml:space="preserve"> or </w:t>
      </w:r>
      <w:r w:rsidRPr="0001471C">
        <w:rPr>
          <w:rFonts w:eastAsiaTheme="majorEastAsia"/>
          <w:b/>
        </w:rPr>
        <w:t>Funding Source</w:t>
      </w:r>
      <w:r w:rsidRPr="00FA00C3">
        <w:t>.</w:t>
      </w:r>
    </w:p>
    <w:p w14:paraId="11C8EE8E" w14:textId="77777777" w:rsidR="00BF0A30" w:rsidRPr="00FA00C3" w:rsidRDefault="00BF0A30" w:rsidP="00F10F30">
      <w:pPr>
        <w:pStyle w:val="ListParagraph"/>
        <w:numPr>
          <w:ilvl w:val="0"/>
          <w:numId w:val="45"/>
        </w:numPr>
        <w:spacing w:before="240" w:after="240" w:line="360" w:lineRule="auto"/>
      </w:pPr>
      <w:r w:rsidRPr="0001471C">
        <w:rPr>
          <w:rFonts w:eastAsiaTheme="majorEastAsia"/>
        </w:rPr>
        <w:t>Creating Document Templates</w:t>
      </w:r>
    </w:p>
    <w:p w14:paraId="64747A93" w14:textId="77777777" w:rsidR="00BF0A30" w:rsidRPr="00FA00C3" w:rsidRDefault="00BF0A30" w:rsidP="00F10F30">
      <w:pPr>
        <w:pStyle w:val="ListParagraph"/>
        <w:numPr>
          <w:ilvl w:val="1"/>
          <w:numId w:val="45"/>
        </w:numPr>
        <w:spacing w:before="240" w:after="240" w:line="360" w:lineRule="auto"/>
      </w:pPr>
      <w:r w:rsidRPr="00FA00C3">
        <w:t>Save templates with pre-filled metadata for commonly used document types.</w:t>
      </w:r>
    </w:p>
    <w:p w14:paraId="638F540F" w14:textId="77777777" w:rsidR="00BF0A30" w:rsidRPr="00FA00C3" w:rsidRDefault="00BF0A30" w:rsidP="00F10F30">
      <w:pPr>
        <w:pStyle w:val="ListParagraph"/>
        <w:numPr>
          <w:ilvl w:val="0"/>
          <w:numId w:val="45"/>
        </w:numPr>
        <w:spacing w:before="240" w:after="240" w:line="360" w:lineRule="auto"/>
      </w:pPr>
      <w:r w:rsidRPr="0001471C">
        <w:rPr>
          <w:rFonts w:eastAsiaTheme="majorEastAsia"/>
        </w:rPr>
        <w:t>Preserving Metadata</w:t>
      </w:r>
    </w:p>
    <w:p w14:paraId="0C98AA8E" w14:textId="77777777" w:rsidR="00BF0A30" w:rsidRPr="00FA00C3" w:rsidRDefault="00BF0A30" w:rsidP="00F10F30">
      <w:pPr>
        <w:pStyle w:val="ListParagraph"/>
        <w:numPr>
          <w:ilvl w:val="1"/>
          <w:numId w:val="45"/>
        </w:numPr>
        <w:spacing w:before="240" w:after="240" w:line="360" w:lineRule="auto"/>
      </w:pPr>
      <w:r w:rsidRPr="00FA00C3">
        <w:t xml:space="preserve">Use </w:t>
      </w:r>
      <w:r w:rsidRPr="0001471C">
        <w:rPr>
          <w:rFonts w:eastAsiaTheme="majorEastAsia"/>
        </w:rPr>
        <w:t>File &gt; Info &gt; Check for Issues &gt; Inspect Document</w:t>
      </w:r>
      <w:r w:rsidRPr="00FA00C3">
        <w:t xml:space="preserve"> to ensure metadata is intact before sharing files.</w:t>
      </w:r>
    </w:p>
    <w:p w14:paraId="57D3BAAA" w14:textId="77777777" w:rsidR="00BF0A30" w:rsidRPr="00FA00C3" w:rsidRDefault="00BF0A30" w:rsidP="0001471C"/>
    <w:p w14:paraId="70ACE49F" w14:textId="77777777" w:rsidR="00BF0A30" w:rsidRPr="00FA00C3" w:rsidRDefault="00BF0A30" w:rsidP="0001471C"/>
    <w:p w14:paraId="33CB91F0" w14:textId="77777777" w:rsidR="00BF0A30" w:rsidRPr="006933C3" w:rsidRDefault="00BF0A30" w:rsidP="0001471C">
      <w:pPr>
        <w:pStyle w:val="Heading2"/>
      </w:pPr>
      <w:bookmarkStart w:id="99" w:name="_Toc183592668"/>
      <w:r w:rsidRPr="006933C3">
        <w:t>Support and Resources</w:t>
      </w:r>
      <w:bookmarkEnd w:id="99"/>
    </w:p>
    <w:p w14:paraId="23AA6680" w14:textId="77777777" w:rsidR="00BF0A30" w:rsidRPr="00FA00C3" w:rsidRDefault="00BF0A30" w:rsidP="00F10F30">
      <w:pPr>
        <w:pStyle w:val="ListParagraph"/>
        <w:numPr>
          <w:ilvl w:val="0"/>
          <w:numId w:val="46"/>
        </w:numPr>
        <w:spacing w:before="240" w:after="240" w:line="480" w:lineRule="auto"/>
      </w:pPr>
      <w:r w:rsidRPr="0001471C">
        <w:rPr>
          <w:rFonts w:eastAsiaTheme="majorEastAsia"/>
        </w:rPr>
        <w:t>Available Resources</w:t>
      </w:r>
      <w:r w:rsidRPr="00FA00C3">
        <w:t>:</w:t>
      </w:r>
    </w:p>
    <w:p w14:paraId="5B2B0CD2" w14:textId="66DD323F" w:rsidR="00BF0A30" w:rsidRPr="00FA00C3" w:rsidRDefault="00BF0A30" w:rsidP="00F10F30">
      <w:pPr>
        <w:pStyle w:val="ListParagraph"/>
        <w:numPr>
          <w:ilvl w:val="1"/>
          <w:numId w:val="46"/>
        </w:numPr>
        <w:spacing w:before="240" w:after="240" w:line="480" w:lineRule="auto"/>
      </w:pPr>
      <w:r w:rsidRPr="00FA00C3">
        <w:t>Guidelines and templates for metadata</w:t>
      </w:r>
      <w:r w:rsidR="001B133A">
        <w:t xml:space="preserve"> in the </w:t>
      </w:r>
      <w:hyperlink w:anchor="_Appendix" w:history="1">
        <w:r w:rsidR="005F711B" w:rsidRPr="005F711B">
          <w:rPr>
            <w:rStyle w:val="Hyperlink"/>
          </w:rPr>
          <w:t>Appendix</w:t>
        </w:r>
      </w:hyperlink>
      <w:r w:rsidRPr="00FA00C3">
        <w:t>.</w:t>
      </w:r>
    </w:p>
    <w:p w14:paraId="1D97C9B4" w14:textId="6635DDFC" w:rsidR="00BF0A30" w:rsidRPr="00FA00C3" w:rsidRDefault="00F10F30" w:rsidP="00F10F30">
      <w:pPr>
        <w:pStyle w:val="ListParagraph"/>
        <w:numPr>
          <w:ilvl w:val="1"/>
          <w:numId w:val="46"/>
        </w:numPr>
        <w:spacing w:before="240" w:after="240" w:line="480" w:lineRule="auto"/>
      </w:pPr>
      <w:r>
        <w:rPr>
          <w:noProof/>
        </w:rPr>
        <w:drawing>
          <wp:anchor distT="0" distB="0" distL="114300" distR="114300" simplePos="0" relativeHeight="251658256" behindDoc="0" locked="0" layoutInCell="1" allowOverlap="1" wp14:anchorId="6F9B83B2" wp14:editId="3EFDC231">
            <wp:simplePos x="0" y="0"/>
            <wp:positionH relativeFrom="column">
              <wp:posOffset>2462520</wp:posOffset>
            </wp:positionH>
            <wp:positionV relativeFrom="paragraph">
              <wp:posOffset>177970</wp:posOffset>
            </wp:positionV>
            <wp:extent cx="327547" cy="327547"/>
            <wp:effectExtent l="0" t="0" r="0" b="0"/>
            <wp:wrapNone/>
            <wp:docPr id="387024279" name="Graphic 2" descr="World with solid fill">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24279" name="Graphic 2" descr="World with solid fill">
                      <a:hlinkClick r:id="rId36"/>
                    </pic:cNvPr>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327547" cy="32754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5" behindDoc="0" locked="0" layoutInCell="1" allowOverlap="1" wp14:anchorId="008084C7" wp14:editId="71295231">
            <wp:simplePos x="0" y="0"/>
            <wp:positionH relativeFrom="column">
              <wp:posOffset>3956714</wp:posOffset>
            </wp:positionH>
            <wp:positionV relativeFrom="paragraph">
              <wp:posOffset>3270</wp:posOffset>
            </wp:positionV>
            <wp:extent cx="307075" cy="307075"/>
            <wp:effectExtent l="0" t="0" r="0" b="0"/>
            <wp:wrapNone/>
            <wp:docPr id="1577544283" name="Graphic 1" descr="Paper with solid fill">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44283" name="Graphic 1" descr="Paper with solid fill">
                      <a:hlinkClick r:id="rId39"/>
                    </pic:cNvPr>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07075" cy="307075"/>
                    </a:xfrm>
                    <a:prstGeom prst="rect">
                      <a:avLst/>
                    </a:prstGeom>
                  </pic:spPr>
                </pic:pic>
              </a:graphicData>
            </a:graphic>
            <wp14:sizeRelH relativeFrom="margin">
              <wp14:pctWidth>0</wp14:pctWidth>
            </wp14:sizeRelH>
            <wp14:sizeRelV relativeFrom="margin">
              <wp14:pctHeight>0</wp14:pctHeight>
            </wp14:sizeRelV>
          </wp:anchor>
        </w:drawing>
      </w:r>
      <w:r w:rsidR="00BF0A30" w:rsidRPr="00FA00C3">
        <w:t>Step-by-step instructions with screenshots</w:t>
      </w:r>
      <w:r w:rsidR="001B133A">
        <w:t xml:space="preserve"> at this </w:t>
      </w:r>
      <w:hyperlink r:id="rId42" w:history="1">
        <w:r w:rsidR="001B133A" w:rsidRPr="005F711B">
          <w:rPr>
            <w:rStyle w:val="Hyperlink"/>
          </w:rPr>
          <w:t>link</w:t>
        </w:r>
      </w:hyperlink>
      <w:r w:rsidR="005F711B">
        <w:t xml:space="preserve"> </w:t>
      </w:r>
      <w:r w:rsidR="00BF0A30" w:rsidRPr="00FA00C3">
        <w:t>.</w:t>
      </w:r>
    </w:p>
    <w:p w14:paraId="6321CA11" w14:textId="2D1FC3DF" w:rsidR="00BF0A30" w:rsidRPr="00FA00C3" w:rsidRDefault="001B133A" w:rsidP="00F10F30">
      <w:pPr>
        <w:pStyle w:val="ListParagraph"/>
        <w:numPr>
          <w:ilvl w:val="1"/>
          <w:numId w:val="46"/>
        </w:numPr>
        <w:spacing w:before="240" w:after="240" w:line="480" w:lineRule="auto"/>
      </w:pPr>
      <w:r>
        <w:t xml:space="preserve">WUR Guidelines at this </w:t>
      </w:r>
      <w:hyperlink r:id="rId43" w:history="1">
        <w:r w:rsidRPr="001B133A">
          <w:rPr>
            <w:rStyle w:val="Hyperlink"/>
          </w:rPr>
          <w:t>link</w:t>
        </w:r>
      </w:hyperlink>
    </w:p>
    <w:p w14:paraId="2251D98D" w14:textId="77777777" w:rsidR="00BF0A30" w:rsidRPr="00FA00C3" w:rsidRDefault="003045CB" w:rsidP="0001471C">
      <w:r>
        <w:pict w14:anchorId="2542EDD2">
          <v:rect id="_x0000_i1026" style="width:0;height:1.5pt" o:hralign="center" o:hrstd="t" o:hr="t" fillcolor="#a0a0a0" stroked="f"/>
        </w:pict>
      </w:r>
    </w:p>
    <w:p w14:paraId="3913B4DD" w14:textId="77777777" w:rsidR="00BF0A30" w:rsidRPr="006933C3" w:rsidRDefault="00BF0A30" w:rsidP="0001471C">
      <w:pPr>
        <w:pStyle w:val="Heading2"/>
      </w:pPr>
      <w:bookmarkStart w:id="100" w:name="_Toc183592669"/>
      <w:r w:rsidRPr="006933C3">
        <w:t>Conclusion</w:t>
      </w:r>
      <w:bookmarkEnd w:id="100"/>
    </w:p>
    <w:p w14:paraId="440E566E" w14:textId="77777777" w:rsidR="00BF0A30" w:rsidRPr="00FA00C3" w:rsidRDefault="00BF0A30" w:rsidP="0001471C">
      <w:r w:rsidRPr="00FA00C3">
        <w:t>By embedding metadata practices into daily workflows for laptops, the W-Drive, and Microsoft Office files, WUR ensures that data is not only organized and accessible but also future-proof for compliance and collaboration. These practices benefit individual researchers and contribute to institutional excellence in data management.</w:t>
      </w:r>
    </w:p>
    <w:p w14:paraId="7516931F" w14:textId="28A163DA" w:rsidR="00BF0A30" w:rsidRPr="00FA00C3" w:rsidRDefault="00BF0A30" w:rsidP="0001471C">
      <w:r w:rsidRPr="00FA00C3">
        <w:t xml:space="preserve">For further assistance, refer to the templates and quick guides or contact the support team. </w:t>
      </w:r>
      <w:r w:rsidR="00D64F44" w:rsidRPr="006933C3">
        <w:t>Let us</w:t>
      </w:r>
      <w:r w:rsidRPr="00FA00C3">
        <w:t xml:space="preserve"> work together to make our data smarter and more manageable!</w:t>
      </w:r>
    </w:p>
    <w:p w14:paraId="7E17124E" w14:textId="77777777" w:rsidR="00BF0A30" w:rsidRPr="006933C3" w:rsidRDefault="00BF0A30" w:rsidP="0001471C"/>
    <w:p w14:paraId="3CD98913" w14:textId="77777777" w:rsidR="00BF0A30" w:rsidRPr="006933C3" w:rsidRDefault="00BF0A30" w:rsidP="0001471C"/>
    <w:p w14:paraId="5DA1D587" w14:textId="77777777" w:rsidR="00BF0A30" w:rsidRPr="006933C3" w:rsidRDefault="00BF0A30" w:rsidP="0001471C"/>
    <w:p w14:paraId="4BB5371F" w14:textId="77777777" w:rsidR="00BF0A30" w:rsidRPr="006933C3" w:rsidRDefault="00BF0A30" w:rsidP="0001471C"/>
    <w:p w14:paraId="01A68FE6" w14:textId="01E0D83F" w:rsidR="00BF0A30" w:rsidRPr="006933C3" w:rsidRDefault="00BF0A30" w:rsidP="0001471C">
      <w:pPr>
        <w:pStyle w:val="Heading1"/>
        <w:rPr>
          <w:rFonts w:eastAsia="Times New Roman"/>
        </w:rPr>
      </w:pPr>
      <w:bookmarkStart w:id="101" w:name="_Appendix"/>
      <w:bookmarkStart w:id="102" w:name="_Toc183592670"/>
      <w:bookmarkEnd w:id="101"/>
      <w:r w:rsidRPr="006933C3">
        <w:rPr>
          <w:rFonts w:eastAsia="Times New Roman"/>
        </w:rPr>
        <w:t>Appendix</w:t>
      </w:r>
      <w:bookmarkEnd w:id="102"/>
    </w:p>
    <w:p w14:paraId="22D588D1" w14:textId="5EC8F99C" w:rsidR="00BF0A30" w:rsidRPr="006933C3" w:rsidRDefault="00BF0A30" w:rsidP="0001471C">
      <w:pPr>
        <w:pStyle w:val="Heading2"/>
        <w:rPr>
          <w:rFonts w:eastAsia="Times New Roman" w:cs="Times New Roman"/>
          <w:sz w:val="18"/>
          <w:szCs w:val="18"/>
        </w:rPr>
      </w:pPr>
      <w:bookmarkStart w:id="103" w:name="_Toc183592671"/>
      <w:proofErr w:type="spellStart"/>
      <w:r w:rsidRPr="006933C3">
        <w:rPr>
          <w:rFonts w:eastAsia="Times New Roman"/>
        </w:rPr>
        <w:t>DataCite</w:t>
      </w:r>
      <w:proofErr w:type="spellEnd"/>
      <w:r w:rsidRPr="006933C3">
        <w:rPr>
          <w:rFonts w:eastAsia="Times New Roman"/>
        </w:rPr>
        <w:t xml:space="preserve"> Metadata properties tailored to the types of data handled in </w:t>
      </w:r>
      <w:r w:rsidR="00A80F39">
        <w:rPr>
          <w:rFonts w:eastAsia="Times New Roman"/>
        </w:rPr>
        <w:t>WSER</w:t>
      </w:r>
      <w:r w:rsidRPr="006933C3">
        <w:rPr>
          <w:rFonts w:eastAsia="Times New Roman"/>
        </w:rPr>
        <w:t xml:space="preserve"> projects, based on both the </w:t>
      </w:r>
      <w:proofErr w:type="spellStart"/>
      <w:r w:rsidRPr="006933C3">
        <w:rPr>
          <w:rFonts w:eastAsia="Times New Roman"/>
        </w:rPr>
        <w:t>DataCite</w:t>
      </w:r>
      <w:proofErr w:type="spellEnd"/>
      <w:r w:rsidRPr="006933C3">
        <w:rPr>
          <w:rFonts w:eastAsia="Times New Roman"/>
        </w:rPr>
        <w:t xml:space="preserve"> Metadata Schema and the specific project examples.</w:t>
      </w:r>
      <w:bookmarkEnd w:id="103"/>
    </w:p>
    <w:p w14:paraId="74EE726B" w14:textId="77777777" w:rsidR="00BF0A30" w:rsidRPr="004B09C0" w:rsidRDefault="00BF0A30" w:rsidP="0001471C">
      <w:pPr>
        <w:rPr>
          <w:sz w:val="18"/>
          <w:szCs w:val="18"/>
        </w:rPr>
      </w:pPr>
      <w:r w:rsidRPr="004B09C0">
        <w:t> </w:t>
      </w:r>
    </w:p>
    <w:tbl>
      <w:tblPr>
        <w:tblStyle w:val="Tabelstijl"/>
        <w:tblW w:w="9272" w:type="dxa"/>
        <w:tblLook w:val="04A0" w:firstRow="1" w:lastRow="0" w:firstColumn="1" w:lastColumn="0" w:noHBand="0" w:noVBand="1"/>
      </w:tblPr>
      <w:tblGrid>
        <w:gridCol w:w="1845"/>
        <w:gridCol w:w="6673"/>
        <w:gridCol w:w="754"/>
      </w:tblGrid>
      <w:tr w:rsidR="00BF0A30" w:rsidRPr="006933C3" w14:paraId="37C1B846" w14:textId="77777777" w:rsidTr="00BF0A30">
        <w:trPr>
          <w:cnfStyle w:val="100000000000" w:firstRow="1" w:lastRow="0" w:firstColumn="0" w:lastColumn="0" w:oddVBand="0" w:evenVBand="0" w:oddHBand="0" w:evenHBand="0" w:firstRowFirstColumn="0" w:firstRowLastColumn="0" w:lastRowFirstColumn="0" w:lastRowLastColumn="0"/>
          <w:trHeight w:val="447"/>
        </w:trPr>
        <w:tc>
          <w:tcPr>
            <w:cnfStyle w:val="000000000100" w:firstRow="0" w:lastRow="0" w:firstColumn="0" w:lastColumn="0" w:oddVBand="0" w:evenVBand="0" w:oddHBand="0" w:evenHBand="0" w:firstRowFirstColumn="1" w:firstRowLastColumn="0" w:lastRowFirstColumn="0" w:lastRowLastColumn="0"/>
            <w:tcW w:w="0" w:type="auto"/>
            <w:vAlign w:val="center"/>
            <w:hideMark/>
          </w:tcPr>
          <w:p w14:paraId="7AA8716C" w14:textId="77777777" w:rsidR="00BF0A30" w:rsidRPr="004B09C0" w:rsidRDefault="00BF0A30" w:rsidP="0001471C">
            <w:pPr>
              <w:rPr>
                <w:sz w:val="18"/>
                <w:szCs w:val="18"/>
              </w:rPr>
            </w:pPr>
            <w:proofErr w:type="spellStart"/>
            <w:r w:rsidRPr="004B09C0">
              <w:t>DataCite</w:t>
            </w:r>
            <w:proofErr w:type="spellEnd"/>
            <w:r w:rsidRPr="004B09C0">
              <w:t xml:space="preserve"> Metadata Property</w:t>
            </w:r>
          </w:p>
        </w:tc>
        <w:tc>
          <w:tcPr>
            <w:tcW w:w="0" w:type="auto"/>
            <w:vAlign w:val="center"/>
            <w:hideMark/>
          </w:tcPr>
          <w:p w14:paraId="2B14347F" w14:textId="57567025" w:rsidR="00BF0A30" w:rsidRPr="004B09C0" w:rsidRDefault="00BF0A30" w:rsidP="0001471C">
            <w:pPr>
              <w:cnfStyle w:val="100000000000" w:firstRow="1" w:lastRow="0" w:firstColumn="0" w:lastColumn="0" w:oddVBand="0" w:evenVBand="0" w:oddHBand="0" w:evenHBand="0" w:firstRowFirstColumn="0" w:firstRowLastColumn="0" w:lastRowFirstColumn="0" w:lastRowLastColumn="0"/>
              <w:rPr>
                <w:sz w:val="18"/>
                <w:szCs w:val="18"/>
              </w:rPr>
            </w:pPr>
            <w:r w:rsidRPr="004B09C0">
              <w:t xml:space="preserve">Explanation Tailored to </w:t>
            </w:r>
            <w:r w:rsidR="00A80F39">
              <w:t>WSER</w:t>
            </w:r>
            <w:r w:rsidRPr="004B09C0">
              <w:t xml:space="preserve"> Projects</w:t>
            </w:r>
          </w:p>
        </w:tc>
        <w:tc>
          <w:tcPr>
            <w:tcW w:w="0" w:type="auto"/>
            <w:vAlign w:val="center"/>
            <w:hideMark/>
          </w:tcPr>
          <w:p w14:paraId="412EB425" w14:textId="77777777" w:rsidR="00BF0A30" w:rsidRPr="004B09C0" w:rsidRDefault="00BF0A30" w:rsidP="0001471C">
            <w:pPr>
              <w:cnfStyle w:val="100000000000" w:firstRow="1" w:lastRow="0" w:firstColumn="0" w:lastColumn="0" w:oddVBand="0" w:evenVBand="0" w:oddHBand="0" w:evenHBand="0" w:firstRowFirstColumn="0" w:firstRowLastColumn="0" w:lastRowFirstColumn="0" w:lastRowLastColumn="0"/>
              <w:rPr>
                <w:sz w:val="18"/>
                <w:szCs w:val="18"/>
              </w:rPr>
            </w:pPr>
            <w:r w:rsidRPr="004B09C0">
              <w:t>Enter value</w:t>
            </w:r>
          </w:p>
        </w:tc>
      </w:tr>
      <w:tr w:rsidR="00BC7B1F" w:rsidRPr="006933C3" w14:paraId="49E6A1CB" w14:textId="77777777" w:rsidTr="00BF0A30">
        <w:trPr>
          <w:trHeight w:val="447"/>
        </w:trPr>
        <w:tc>
          <w:tcPr>
            <w:tcW w:w="0" w:type="auto"/>
            <w:vAlign w:val="center"/>
            <w:hideMark/>
          </w:tcPr>
          <w:p w14:paraId="1DC71E30" w14:textId="77777777" w:rsidR="00BF0A30" w:rsidRPr="004B09C0" w:rsidRDefault="00BF0A30" w:rsidP="0001471C">
            <w:pPr>
              <w:rPr>
                <w:sz w:val="18"/>
                <w:szCs w:val="18"/>
              </w:rPr>
            </w:pPr>
            <w:r w:rsidRPr="004B09C0">
              <w:t>Identifier</w:t>
            </w:r>
          </w:p>
        </w:tc>
        <w:tc>
          <w:tcPr>
            <w:tcW w:w="0" w:type="auto"/>
            <w:vAlign w:val="center"/>
            <w:hideMark/>
          </w:tcPr>
          <w:p w14:paraId="7ADDD939" w14:textId="77777777" w:rsidR="00BF0A30" w:rsidRPr="004B09C0" w:rsidRDefault="00BF0A30" w:rsidP="0001471C">
            <w:pPr>
              <w:rPr>
                <w:sz w:val="18"/>
                <w:szCs w:val="18"/>
              </w:rPr>
            </w:pPr>
            <w:r w:rsidRPr="004B09C0">
              <w:t>Unique DOI assigned to the project or dataset to ensure findability and citation.</w:t>
            </w:r>
          </w:p>
        </w:tc>
        <w:tc>
          <w:tcPr>
            <w:tcW w:w="0" w:type="auto"/>
            <w:vAlign w:val="center"/>
            <w:hideMark/>
          </w:tcPr>
          <w:p w14:paraId="2BE34BFB" w14:textId="77777777" w:rsidR="00BF0A30" w:rsidRPr="004B09C0" w:rsidRDefault="00BF0A30" w:rsidP="0001471C">
            <w:pPr>
              <w:rPr>
                <w:sz w:val="18"/>
                <w:szCs w:val="18"/>
              </w:rPr>
            </w:pPr>
            <w:r w:rsidRPr="004B09C0">
              <w:t> </w:t>
            </w:r>
          </w:p>
        </w:tc>
      </w:tr>
      <w:tr w:rsidR="00BC7B1F" w:rsidRPr="006933C3" w14:paraId="1F082DF8" w14:textId="77777777" w:rsidTr="00BF0A30">
        <w:trPr>
          <w:trHeight w:val="883"/>
        </w:trPr>
        <w:tc>
          <w:tcPr>
            <w:tcW w:w="0" w:type="auto"/>
            <w:vAlign w:val="center"/>
            <w:hideMark/>
          </w:tcPr>
          <w:p w14:paraId="2FD9B8C5" w14:textId="77777777" w:rsidR="00BF0A30" w:rsidRPr="004B09C0" w:rsidRDefault="00BF0A30" w:rsidP="0001471C">
            <w:pPr>
              <w:rPr>
                <w:sz w:val="18"/>
                <w:szCs w:val="18"/>
              </w:rPr>
            </w:pPr>
            <w:r w:rsidRPr="004B09C0">
              <w:t>Creator</w:t>
            </w:r>
          </w:p>
        </w:tc>
        <w:tc>
          <w:tcPr>
            <w:tcW w:w="0" w:type="auto"/>
            <w:vAlign w:val="center"/>
            <w:hideMark/>
          </w:tcPr>
          <w:p w14:paraId="4E92371B" w14:textId="1FD956C1" w:rsidR="00BF0A30" w:rsidRPr="004B09C0" w:rsidRDefault="00BF0A30" w:rsidP="0001471C">
            <w:pPr>
              <w:rPr>
                <w:sz w:val="18"/>
                <w:szCs w:val="18"/>
              </w:rPr>
            </w:pPr>
            <w:r w:rsidRPr="004B09C0">
              <w:t xml:space="preserve">The individuals or organizations responsible for generating the data, such as </w:t>
            </w:r>
            <w:r w:rsidR="00A80F39">
              <w:t>WSER</w:t>
            </w:r>
            <w:r w:rsidRPr="004B09C0">
              <w:t xml:space="preserve"> staff, partners (e.g., </w:t>
            </w:r>
            <w:proofErr w:type="spellStart"/>
            <w:r w:rsidRPr="004B09C0">
              <w:t>Wasafiri</w:t>
            </w:r>
            <w:proofErr w:type="spellEnd"/>
            <w:r w:rsidRPr="004B09C0">
              <w:t xml:space="preserve"> Consulting), and affiliated researchers in leadership programs.</w:t>
            </w:r>
          </w:p>
        </w:tc>
        <w:tc>
          <w:tcPr>
            <w:tcW w:w="0" w:type="auto"/>
            <w:vAlign w:val="center"/>
            <w:hideMark/>
          </w:tcPr>
          <w:p w14:paraId="5A58E2F8" w14:textId="77777777" w:rsidR="00BF0A30" w:rsidRPr="004B09C0" w:rsidRDefault="00BF0A30" w:rsidP="0001471C">
            <w:pPr>
              <w:rPr>
                <w:sz w:val="18"/>
                <w:szCs w:val="18"/>
              </w:rPr>
            </w:pPr>
            <w:r w:rsidRPr="004B09C0">
              <w:t> </w:t>
            </w:r>
          </w:p>
        </w:tc>
      </w:tr>
      <w:tr w:rsidR="00BC7B1F" w:rsidRPr="006933C3" w14:paraId="61D3F0C8" w14:textId="77777777" w:rsidTr="00BF0A30">
        <w:trPr>
          <w:trHeight w:val="665"/>
        </w:trPr>
        <w:tc>
          <w:tcPr>
            <w:tcW w:w="0" w:type="auto"/>
            <w:vAlign w:val="center"/>
            <w:hideMark/>
          </w:tcPr>
          <w:p w14:paraId="17D84FD3" w14:textId="77777777" w:rsidR="00BF0A30" w:rsidRPr="004B09C0" w:rsidRDefault="00BF0A30" w:rsidP="0001471C">
            <w:pPr>
              <w:rPr>
                <w:sz w:val="18"/>
                <w:szCs w:val="18"/>
              </w:rPr>
            </w:pPr>
            <w:r w:rsidRPr="004B09C0">
              <w:t>Title</w:t>
            </w:r>
          </w:p>
        </w:tc>
        <w:tc>
          <w:tcPr>
            <w:tcW w:w="0" w:type="auto"/>
            <w:vAlign w:val="center"/>
            <w:hideMark/>
          </w:tcPr>
          <w:p w14:paraId="607B0520" w14:textId="77777777" w:rsidR="00BF0A30" w:rsidRPr="004B09C0" w:rsidRDefault="00BF0A30" w:rsidP="0001471C">
            <w:pPr>
              <w:rPr>
                <w:sz w:val="18"/>
                <w:szCs w:val="18"/>
              </w:rPr>
            </w:pPr>
            <w:r w:rsidRPr="004B09C0">
              <w:t>The title of the dataset or project, such as "African Food Fellowship Leadership Data" or "Ethio-NL Seed Partnership Data."</w:t>
            </w:r>
          </w:p>
        </w:tc>
        <w:tc>
          <w:tcPr>
            <w:tcW w:w="0" w:type="auto"/>
            <w:vAlign w:val="center"/>
            <w:hideMark/>
          </w:tcPr>
          <w:p w14:paraId="6A8094A8" w14:textId="77777777" w:rsidR="00BF0A30" w:rsidRPr="004B09C0" w:rsidRDefault="00BF0A30" w:rsidP="0001471C">
            <w:pPr>
              <w:rPr>
                <w:sz w:val="18"/>
                <w:szCs w:val="18"/>
              </w:rPr>
            </w:pPr>
            <w:r w:rsidRPr="004B09C0">
              <w:t> </w:t>
            </w:r>
          </w:p>
        </w:tc>
      </w:tr>
      <w:tr w:rsidR="00BC7B1F" w:rsidRPr="006933C3" w14:paraId="141CC81E" w14:textId="77777777" w:rsidTr="00BF0A30">
        <w:trPr>
          <w:trHeight w:val="883"/>
        </w:trPr>
        <w:tc>
          <w:tcPr>
            <w:tcW w:w="0" w:type="auto"/>
            <w:vAlign w:val="center"/>
            <w:hideMark/>
          </w:tcPr>
          <w:p w14:paraId="1AC91D3F" w14:textId="77777777" w:rsidR="00BF0A30" w:rsidRPr="004B09C0" w:rsidRDefault="00BF0A30" w:rsidP="0001471C">
            <w:pPr>
              <w:rPr>
                <w:sz w:val="18"/>
                <w:szCs w:val="18"/>
              </w:rPr>
            </w:pPr>
            <w:r w:rsidRPr="004B09C0">
              <w:t>Publisher</w:t>
            </w:r>
          </w:p>
        </w:tc>
        <w:tc>
          <w:tcPr>
            <w:tcW w:w="0" w:type="auto"/>
            <w:vAlign w:val="center"/>
            <w:hideMark/>
          </w:tcPr>
          <w:p w14:paraId="3073C5A4" w14:textId="77777777" w:rsidR="00BF0A30" w:rsidRPr="004B09C0" w:rsidRDefault="00BF0A30" w:rsidP="0001471C"/>
          <w:p w14:paraId="6471F08E" w14:textId="46A59F89" w:rsidR="00BF0A30" w:rsidRPr="004B09C0" w:rsidRDefault="00BF0A30" w:rsidP="0001471C">
            <w:pPr>
              <w:rPr>
                <w:sz w:val="18"/>
                <w:szCs w:val="18"/>
              </w:rPr>
            </w:pPr>
            <w:r w:rsidRPr="004B09C0">
              <w:t xml:space="preserve">The organization making the dataset available, typically </w:t>
            </w:r>
            <w:r w:rsidR="00A80F39">
              <w:t>Wageningen Social and Economic Research</w:t>
            </w:r>
            <w:r w:rsidRPr="004B09C0">
              <w:t xml:space="preserve"> (</w:t>
            </w:r>
            <w:r w:rsidR="00A80F39">
              <w:t>WSER</w:t>
            </w:r>
            <w:r w:rsidRPr="004B09C0">
              <w:t xml:space="preserve">) or project partners like </w:t>
            </w:r>
            <w:proofErr w:type="spellStart"/>
            <w:r w:rsidRPr="004B09C0">
              <w:t>Wasafiri</w:t>
            </w:r>
            <w:proofErr w:type="spellEnd"/>
            <w:r w:rsidRPr="004B09C0">
              <w:t xml:space="preserve"> Consulting.</w:t>
            </w:r>
          </w:p>
        </w:tc>
        <w:tc>
          <w:tcPr>
            <w:tcW w:w="0" w:type="auto"/>
            <w:vAlign w:val="center"/>
            <w:hideMark/>
          </w:tcPr>
          <w:p w14:paraId="02265879" w14:textId="77777777" w:rsidR="00BF0A30" w:rsidRPr="004B09C0" w:rsidRDefault="00BF0A30" w:rsidP="0001471C">
            <w:pPr>
              <w:rPr>
                <w:sz w:val="18"/>
                <w:szCs w:val="18"/>
              </w:rPr>
            </w:pPr>
            <w:r w:rsidRPr="004B09C0">
              <w:t> </w:t>
            </w:r>
          </w:p>
        </w:tc>
      </w:tr>
      <w:tr w:rsidR="00BC7B1F" w:rsidRPr="006933C3" w14:paraId="57B4F08D" w14:textId="77777777" w:rsidTr="00BF0A30">
        <w:trPr>
          <w:trHeight w:val="641"/>
        </w:trPr>
        <w:tc>
          <w:tcPr>
            <w:tcW w:w="0" w:type="auto"/>
            <w:vAlign w:val="center"/>
            <w:hideMark/>
          </w:tcPr>
          <w:p w14:paraId="2F35D62F" w14:textId="77777777" w:rsidR="00BF0A30" w:rsidRPr="004B09C0" w:rsidRDefault="00BF0A30" w:rsidP="0001471C">
            <w:pPr>
              <w:rPr>
                <w:sz w:val="18"/>
                <w:szCs w:val="18"/>
              </w:rPr>
            </w:pPr>
            <w:r w:rsidRPr="004B09C0">
              <w:t>Publication Year</w:t>
            </w:r>
          </w:p>
        </w:tc>
        <w:tc>
          <w:tcPr>
            <w:tcW w:w="0" w:type="auto"/>
            <w:vAlign w:val="center"/>
            <w:hideMark/>
          </w:tcPr>
          <w:p w14:paraId="3F6684CB" w14:textId="77777777" w:rsidR="00BF0A30" w:rsidRPr="004B09C0" w:rsidRDefault="00BF0A30" w:rsidP="0001471C">
            <w:pPr>
              <w:rPr>
                <w:sz w:val="18"/>
                <w:szCs w:val="18"/>
              </w:rPr>
            </w:pPr>
            <w:r w:rsidRPr="004B09C0">
              <w:t>The year when the dataset or project files are made publicly available or submitted for publication.</w:t>
            </w:r>
          </w:p>
        </w:tc>
        <w:tc>
          <w:tcPr>
            <w:tcW w:w="0" w:type="auto"/>
            <w:vAlign w:val="center"/>
            <w:hideMark/>
          </w:tcPr>
          <w:p w14:paraId="5B0130AB" w14:textId="77777777" w:rsidR="00BF0A30" w:rsidRPr="004B09C0" w:rsidRDefault="00BF0A30" w:rsidP="0001471C">
            <w:pPr>
              <w:rPr>
                <w:sz w:val="18"/>
                <w:szCs w:val="18"/>
              </w:rPr>
            </w:pPr>
            <w:r w:rsidRPr="004B09C0">
              <w:t> </w:t>
            </w:r>
          </w:p>
        </w:tc>
      </w:tr>
      <w:tr w:rsidR="00BC7B1F" w:rsidRPr="006933C3" w14:paraId="16335302" w14:textId="77777777" w:rsidTr="00BF0A30">
        <w:trPr>
          <w:trHeight w:val="858"/>
        </w:trPr>
        <w:tc>
          <w:tcPr>
            <w:tcW w:w="0" w:type="auto"/>
            <w:vAlign w:val="center"/>
            <w:hideMark/>
          </w:tcPr>
          <w:p w14:paraId="537D48A8" w14:textId="77777777" w:rsidR="00BF0A30" w:rsidRPr="004B09C0" w:rsidRDefault="00BF0A30" w:rsidP="0001471C">
            <w:pPr>
              <w:rPr>
                <w:sz w:val="18"/>
                <w:szCs w:val="18"/>
              </w:rPr>
            </w:pPr>
            <w:r w:rsidRPr="004B09C0">
              <w:t>Subject</w:t>
            </w:r>
          </w:p>
        </w:tc>
        <w:tc>
          <w:tcPr>
            <w:tcW w:w="0" w:type="auto"/>
            <w:vAlign w:val="center"/>
            <w:hideMark/>
          </w:tcPr>
          <w:p w14:paraId="08594368" w14:textId="77777777" w:rsidR="00BF0A30" w:rsidRPr="004B09C0" w:rsidRDefault="00BF0A30" w:rsidP="0001471C">
            <w:pPr>
              <w:rPr>
                <w:sz w:val="18"/>
                <w:szCs w:val="18"/>
              </w:rPr>
            </w:pPr>
            <w:r w:rsidRPr="004B09C0">
              <w:t>The thematic focus of the dataset, such as "Food Systems Leadership," "Seed Systems," "Sustainable Agriculture," or "Project Monitoring and Evaluation."</w:t>
            </w:r>
          </w:p>
        </w:tc>
        <w:tc>
          <w:tcPr>
            <w:tcW w:w="0" w:type="auto"/>
            <w:vAlign w:val="center"/>
            <w:hideMark/>
          </w:tcPr>
          <w:p w14:paraId="637B8F3F" w14:textId="77777777" w:rsidR="00BF0A30" w:rsidRPr="004B09C0" w:rsidRDefault="00BF0A30" w:rsidP="0001471C">
            <w:pPr>
              <w:rPr>
                <w:sz w:val="18"/>
                <w:szCs w:val="18"/>
              </w:rPr>
            </w:pPr>
            <w:r w:rsidRPr="004B09C0">
              <w:t> </w:t>
            </w:r>
          </w:p>
        </w:tc>
      </w:tr>
      <w:tr w:rsidR="00BC7B1F" w:rsidRPr="006933C3" w14:paraId="3CAE7658" w14:textId="77777777" w:rsidTr="00BF0A30">
        <w:trPr>
          <w:trHeight w:val="883"/>
        </w:trPr>
        <w:tc>
          <w:tcPr>
            <w:tcW w:w="0" w:type="auto"/>
            <w:vAlign w:val="center"/>
            <w:hideMark/>
          </w:tcPr>
          <w:p w14:paraId="4A043583" w14:textId="77777777" w:rsidR="00BF0A30" w:rsidRPr="004B09C0" w:rsidRDefault="00BF0A30" w:rsidP="0001471C">
            <w:pPr>
              <w:rPr>
                <w:sz w:val="18"/>
                <w:szCs w:val="18"/>
              </w:rPr>
            </w:pPr>
            <w:r w:rsidRPr="004B09C0">
              <w:t>Contributor</w:t>
            </w:r>
          </w:p>
        </w:tc>
        <w:tc>
          <w:tcPr>
            <w:tcW w:w="0" w:type="auto"/>
            <w:vAlign w:val="center"/>
            <w:hideMark/>
          </w:tcPr>
          <w:p w14:paraId="1E85CEDD" w14:textId="77777777" w:rsidR="00BF0A30" w:rsidRPr="004B09C0" w:rsidRDefault="00BF0A30" w:rsidP="0001471C">
            <w:pPr>
              <w:rPr>
                <w:sz w:val="18"/>
                <w:szCs w:val="18"/>
              </w:rPr>
            </w:pPr>
            <w:r w:rsidRPr="004B09C0">
              <w:t>Other individuals or institutions involved in the creation of the data, such as fellows, partners, or external consultants (e.g., Gareth in the Ethio-NL Seed Partnership).</w:t>
            </w:r>
          </w:p>
        </w:tc>
        <w:tc>
          <w:tcPr>
            <w:tcW w:w="0" w:type="auto"/>
            <w:vAlign w:val="center"/>
            <w:hideMark/>
          </w:tcPr>
          <w:p w14:paraId="0E5DB9D2" w14:textId="77777777" w:rsidR="00BF0A30" w:rsidRPr="004B09C0" w:rsidRDefault="00BF0A30" w:rsidP="0001471C">
            <w:pPr>
              <w:rPr>
                <w:sz w:val="18"/>
                <w:szCs w:val="18"/>
              </w:rPr>
            </w:pPr>
            <w:r w:rsidRPr="004B09C0">
              <w:t> </w:t>
            </w:r>
          </w:p>
        </w:tc>
      </w:tr>
      <w:tr w:rsidR="00BC7B1F" w:rsidRPr="006933C3" w14:paraId="231274FC" w14:textId="77777777" w:rsidTr="00BF0A30">
        <w:trPr>
          <w:trHeight w:val="665"/>
        </w:trPr>
        <w:tc>
          <w:tcPr>
            <w:tcW w:w="0" w:type="auto"/>
            <w:vAlign w:val="center"/>
            <w:hideMark/>
          </w:tcPr>
          <w:p w14:paraId="0BFEEBA2" w14:textId="77777777" w:rsidR="00BF0A30" w:rsidRPr="004B09C0" w:rsidRDefault="00BF0A30" w:rsidP="0001471C">
            <w:pPr>
              <w:rPr>
                <w:sz w:val="18"/>
                <w:szCs w:val="18"/>
              </w:rPr>
            </w:pPr>
            <w:r w:rsidRPr="004B09C0">
              <w:t>Date</w:t>
            </w:r>
          </w:p>
        </w:tc>
        <w:tc>
          <w:tcPr>
            <w:tcW w:w="0" w:type="auto"/>
            <w:vAlign w:val="center"/>
            <w:hideMark/>
          </w:tcPr>
          <w:p w14:paraId="4DA25B46" w14:textId="77777777" w:rsidR="00BF0A30" w:rsidRPr="004B09C0" w:rsidRDefault="00BF0A30" w:rsidP="0001471C">
            <w:pPr>
              <w:rPr>
                <w:sz w:val="18"/>
                <w:szCs w:val="18"/>
              </w:rPr>
            </w:pPr>
            <w:r w:rsidRPr="004B09C0">
              <w:t>The date of data collection, analysis, or release, including multiple dates for project milestones or updates.</w:t>
            </w:r>
          </w:p>
        </w:tc>
        <w:tc>
          <w:tcPr>
            <w:tcW w:w="0" w:type="auto"/>
            <w:vAlign w:val="center"/>
            <w:hideMark/>
          </w:tcPr>
          <w:p w14:paraId="689479D3" w14:textId="77777777" w:rsidR="00BF0A30" w:rsidRPr="004B09C0" w:rsidRDefault="00BF0A30" w:rsidP="0001471C">
            <w:pPr>
              <w:rPr>
                <w:sz w:val="18"/>
                <w:szCs w:val="18"/>
              </w:rPr>
            </w:pPr>
            <w:r w:rsidRPr="004B09C0">
              <w:t> </w:t>
            </w:r>
          </w:p>
        </w:tc>
      </w:tr>
      <w:tr w:rsidR="00BC7B1F" w:rsidRPr="006933C3" w14:paraId="02018578" w14:textId="77777777" w:rsidTr="00BF0A30">
        <w:trPr>
          <w:trHeight w:val="1076"/>
        </w:trPr>
        <w:tc>
          <w:tcPr>
            <w:tcW w:w="0" w:type="auto"/>
            <w:vAlign w:val="center"/>
            <w:hideMark/>
          </w:tcPr>
          <w:p w14:paraId="161EBF84" w14:textId="77777777" w:rsidR="00BF0A30" w:rsidRPr="004B09C0" w:rsidRDefault="00BF0A30" w:rsidP="0001471C">
            <w:pPr>
              <w:rPr>
                <w:sz w:val="18"/>
                <w:szCs w:val="18"/>
              </w:rPr>
            </w:pPr>
            <w:r w:rsidRPr="004B09C0">
              <w:t>Language</w:t>
            </w:r>
          </w:p>
        </w:tc>
        <w:tc>
          <w:tcPr>
            <w:tcW w:w="0" w:type="auto"/>
            <w:vAlign w:val="center"/>
            <w:hideMark/>
          </w:tcPr>
          <w:p w14:paraId="34A5E7DF" w14:textId="77777777" w:rsidR="00BF0A30" w:rsidRPr="004B09C0" w:rsidRDefault="00BF0A30" w:rsidP="0001471C">
            <w:pPr>
              <w:rPr>
                <w:sz w:val="18"/>
                <w:szCs w:val="18"/>
              </w:rPr>
            </w:pPr>
            <w:r w:rsidRPr="004B09C0">
              <w:t>The primary language(s) in which the data and associated metadata are provided, often English, but can include other languages based on the project scope (e.g., Amharic for Ethiopia).</w:t>
            </w:r>
          </w:p>
        </w:tc>
        <w:tc>
          <w:tcPr>
            <w:tcW w:w="0" w:type="auto"/>
            <w:vAlign w:val="center"/>
            <w:hideMark/>
          </w:tcPr>
          <w:p w14:paraId="5BBD2356" w14:textId="77777777" w:rsidR="00BF0A30" w:rsidRPr="004B09C0" w:rsidRDefault="00BF0A30" w:rsidP="0001471C">
            <w:pPr>
              <w:rPr>
                <w:sz w:val="18"/>
                <w:szCs w:val="18"/>
              </w:rPr>
            </w:pPr>
            <w:r w:rsidRPr="004B09C0">
              <w:t> </w:t>
            </w:r>
          </w:p>
        </w:tc>
      </w:tr>
      <w:tr w:rsidR="00BC7B1F" w:rsidRPr="006933C3" w14:paraId="638E2CD2" w14:textId="77777777" w:rsidTr="00BF0A30">
        <w:trPr>
          <w:trHeight w:val="870"/>
        </w:trPr>
        <w:tc>
          <w:tcPr>
            <w:tcW w:w="0" w:type="auto"/>
            <w:vAlign w:val="center"/>
            <w:hideMark/>
          </w:tcPr>
          <w:p w14:paraId="0F69FD4D" w14:textId="77777777" w:rsidR="00BF0A30" w:rsidRPr="004B09C0" w:rsidRDefault="00BF0A30" w:rsidP="0001471C">
            <w:pPr>
              <w:rPr>
                <w:sz w:val="18"/>
                <w:szCs w:val="18"/>
              </w:rPr>
            </w:pPr>
            <w:proofErr w:type="spellStart"/>
            <w:r w:rsidRPr="004B09C0">
              <w:t>Resource_Type</w:t>
            </w:r>
            <w:proofErr w:type="spellEnd"/>
          </w:p>
        </w:tc>
        <w:tc>
          <w:tcPr>
            <w:tcW w:w="0" w:type="auto"/>
            <w:vAlign w:val="center"/>
            <w:hideMark/>
          </w:tcPr>
          <w:p w14:paraId="702728FF" w14:textId="77777777" w:rsidR="00BF0A30" w:rsidRPr="004B09C0" w:rsidRDefault="00BF0A30" w:rsidP="0001471C">
            <w:pPr>
              <w:rPr>
                <w:sz w:val="18"/>
                <w:szCs w:val="18"/>
              </w:rPr>
            </w:pPr>
            <w:r w:rsidRPr="004B09C0">
              <w:t>The nature of the data being described, such as "Dataset," "Survey Data," "Case Studies," or "Event Data" (e.g., videos or workshop outputs).</w:t>
            </w:r>
          </w:p>
        </w:tc>
        <w:tc>
          <w:tcPr>
            <w:tcW w:w="0" w:type="auto"/>
            <w:vAlign w:val="center"/>
            <w:hideMark/>
          </w:tcPr>
          <w:p w14:paraId="295CAE0F" w14:textId="77777777" w:rsidR="00BF0A30" w:rsidRPr="004B09C0" w:rsidRDefault="00BF0A30" w:rsidP="0001471C">
            <w:pPr>
              <w:rPr>
                <w:sz w:val="18"/>
                <w:szCs w:val="18"/>
              </w:rPr>
            </w:pPr>
            <w:r w:rsidRPr="004B09C0">
              <w:t> </w:t>
            </w:r>
          </w:p>
        </w:tc>
      </w:tr>
      <w:tr w:rsidR="00BC7B1F" w:rsidRPr="006933C3" w14:paraId="3EA6D260" w14:textId="77777777" w:rsidTr="00BF0A30">
        <w:trPr>
          <w:trHeight w:val="641"/>
        </w:trPr>
        <w:tc>
          <w:tcPr>
            <w:tcW w:w="0" w:type="auto"/>
            <w:vAlign w:val="center"/>
            <w:hideMark/>
          </w:tcPr>
          <w:p w14:paraId="605A570B" w14:textId="77777777" w:rsidR="00BF0A30" w:rsidRPr="004B09C0" w:rsidRDefault="00BF0A30" w:rsidP="0001471C">
            <w:pPr>
              <w:rPr>
                <w:sz w:val="18"/>
                <w:szCs w:val="18"/>
              </w:rPr>
            </w:pPr>
            <w:r w:rsidRPr="004B09C0">
              <w:t>Alternate Identifier</w:t>
            </w:r>
          </w:p>
        </w:tc>
        <w:tc>
          <w:tcPr>
            <w:tcW w:w="0" w:type="auto"/>
            <w:vAlign w:val="center"/>
            <w:hideMark/>
          </w:tcPr>
          <w:p w14:paraId="04CA2A46" w14:textId="4BEEB122" w:rsidR="00BF0A30" w:rsidRPr="004B09C0" w:rsidRDefault="00BF0A30" w:rsidP="0001471C">
            <w:pPr>
              <w:rPr>
                <w:sz w:val="18"/>
                <w:szCs w:val="18"/>
              </w:rPr>
            </w:pPr>
            <w:r w:rsidRPr="004B09C0">
              <w:t xml:space="preserve">Any other identifiers related to the project, such as grant numbers or internal project codes used by </w:t>
            </w:r>
            <w:r w:rsidR="00A80F39">
              <w:t>WSER</w:t>
            </w:r>
            <w:r w:rsidRPr="004B09C0">
              <w:t>.</w:t>
            </w:r>
          </w:p>
        </w:tc>
        <w:tc>
          <w:tcPr>
            <w:tcW w:w="0" w:type="auto"/>
            <w:vAlign w:val="center"/>
            <w:hideMark/>
          </w:tcPr>
          <w:p w14:paraId="5AC47AC6" w14:textId="77777777" w:rsidR="00BF0A30" w:rsidRPr="004B09C0" w:rsidRDefault="00BF0A30" w:rsidP="0001471C">
            <w:pPr>
              <w:rPr>
                <w:sz w:val="18"/>
                <w:szCs w:val="18"/>
              </w:rPr>
            </w:pPr>
            <w:r w:rsidRPr="004B09C0">
              <w:t> </w:t>
            </w:r>
          </w:p>
        </w:tc>
      </w:tr>
      <w:tr w:rsidR="00BC7B1F" w:rsidRPr="006933C3" w14:paraId="5D3E26F6" w14:textId="77777777" w:rsidTr="00BF0A30">
        <w:trPr>
          <w:trHeight w:val="665"/>
        </w:trPr>
        <w:tc>
          <w:tcPr>
            <w:tcW w:w="0" w:type="auto"/>
            <w:vAlign w:val="center"/>
            <w:hideMark/>
          </w:tcPr>
          <w:p w14:paraId="20E17B8D" w14:textId="77777777" w:rsidR="00BF0A30" w:rsidRPr="004B09C0" w:rsidRDefault="00BF0A30" w:rsidP="0001471C">
            <w:pPr>
              <w:rPr>
                <w:sz w:val="18"/>
                <w:szCs w:val="18"/>
              </w:rPr>
            </w:pPr>
            <w:proofErr w:type="spellStart"/>
            <w:r w:rsidRPr="004B09C0">
              <w:t>Related_Identifier</w:t>
            </w:r>
            <w:proofErr w:type="spellEnd"/>
          </w:p>
        </w:tc>
        <w:tc>
          <w:tcPr>
            <w:tcW w:w="0" w:type="auto"/>
            <w:vAlign w:val="center"/>
            <w:hideMark/>
          </w:tcPr>
          <w:p w14:paraId="054D9F6D" w14:textId="77777777" w:rsidR="00BF0A30" w:rsidRPr="004B09C0" w:rsidRDefault="00BF0A30" w:rsidP="0001471C">
            <w:pPr>
              <w:rPr>
                <w:sz w:val="18"/>
                <w:szCs w:val="18"/>
              </w:rPr>
            </w:pPr>
            <w:r w:rsidRPr="004B09C0">
              <w:t>Identifiers of related resources, such as publications, reports, or project documentation tied to the data, e.g., research reports or case studies.</w:t>
            </w:r>
          </w:p>
        </w:tc>
        <w:tc>
          <w:tcPr>
            <w:tcW w:w="0" w:type="auto"/>
            <w:vAlign w:val="center"/>
            <w:hideMark/>
          </w:tcPr>
          <w:p w14:paraId="0DE9CBDA" w14:textId="77777777" w:rsidR="00BF0A30" w:rsidRPr="004B09C0" w:rsidRDefault="00BF0A30" w:rsidP="0001471C">
            <w:pPr>
              <w:rPr>
                <w:sz w:val="18"/>
                <w:szCs w:val="18"/>
              </w:rPr>
            </w:pPr>
            <w:r w:rsidRPr="004B09C0">
              <w:t> </w:t>
            </w:r>
          </w:p>
        </w:tc>
      </w:tr>
      <w:tr w:rsidR="00BC7B1F" w:rsidRPr="006933C3" w14:paraId="1F630DE1" w14:textId="77777777" w:rsidTr="00BF0A30">
        <w:trPr>
          <w:trHeight w:val="665"/>
        </w:trPr>
        <w:tc>
          <w:tcPr>
            <w:tcW w:w="0" w:type="auto"/>
            <w:vAlign w:val="center"/>
            <w:hideMark/>
          </w:tcPr>
          <w:p w14:paraId="3469911F" w14:textId="77777777" w:rsidR="00BF0A30" w:rsidRPr="004B09C0" w:rsidRDefault="00BF0A30" w:rsidP="0001471C">
            <w:pPr>
              <w:rPr>
                <w:sz w:val="18"/>
                <w:szCs w:val="18"/>
              </w:rPr>
            </w:pPr>
            <w:r w:rsidRPr="004B09C0">
              <w:t>Size</w:t>
            </w:r>
          </w:p>
        </w:tc>
        <w:tc>
          <w:tcPr>
            <w:tcW w:w="0" w:type="auto"/>
            <w:vAlign w:val="center"/>
            <w:hideMark/>
          </w:tcPr>
          <w:p w14:paraId="50F11F5D" w14:textId="77777777" w:rsidR="00BF0A30" w:rsidRPr="004B09C0" w:rsidRDefault="00BF0A30" w:rsidP="0001471C">
            <w:pPr>
              <w:rPr>
                <w:sz w:val="18"/>
                <w:szCs w:val="18"/>
              </w:rPr>
            </w:pPr>
            <w:r w:rsidRPr="004B09C0">
              <w:t>The size of the dataset, which could include the number of documents, survey responses, or files generated from workshops or leadership sessions.</w:t>
            </w:r>
          </w:p>
        </w:tc>
        <w:tc>
          <w:tcPr>
            <w:tcW w:w="0" w:type="auto"/>
            <w:vAlign w:val="center"/>
            <w:hideMark/>
          </w:tcPr>
          <w:p w14:paraId="4D4D091A" w14:textId="77777777" w:rsidR="00BF0A30" w:rsidRPr="004B09C0" w:rsidRDefault="00BF0A30" w:rsidP="0001471C">
            <w:pPr>
              <w:rPr>
                <w:sz w:val="18"/>
                <w:szCs w:val="18"/>
              </w:rPr>
            </w:pPr>
            <w:r w:rsidRPr="004B09C0">
              <w:t> </w:t>
            </w:r>
          </w:p>
        </w:tc>
      </w:tr>
      <w:tr w:rsidR="00BC7B1F" w:rsidRPr="006933C3" w14:paraId="6CEFDC86" w14:textId="77777777" w:rsidTr="00BF0A30">
        <w:trPr>
          <w:trHeight w:val="665"/>
        </w:trPr>
        <w:tc>
          <w:tcPr>
            <w:tcW w:w="0" w:type="auto"/>
            <w:vAlign w:val="center"/>
            <w:hideMark/>
          </w:tcPr>
          <w:p w14:paraId="361825A3" w14:textId="77777777" w:rsidR="00BF0A30" w:rsidRPr="004B09C0" w:rsidRDefault="00BF0A30" w:rsidP="0001471C">
            <w:pPr>
              <w:rPr>
                <w:sz w:val="18"/>
                <w:szCs w:val="18"/>
              </w:rPr>
            </w:pPr>
            <w:r w:rsidRPr="004B09C0">
              <w:t>Format</w:t>
            </w:r>
          </w:p>
        </w:tc>
        <w:tc>
          <w:tcPr>
            <w:tcW w:w="0" w:type="auto"/>
            <w:vAlign w:val="center"/>
            <w:hideMark/>
          </w:tcPr>
          <w:p w14:paraId="5768C132" w14:textId="77777777" w:rsidR="00BF0A30" w:rsidRPr="004B09C0" w:rsidRDefault="00BF0A30" w:rsidP="0001471C">
            <w:pPr>
              <w:rPr>
                <w:sz w:val="18"/>
                <w:szCs w:val="18"/>
              </w:rPr>
            </w:pPr>
            <w:r w:rsidRPr="004B09C0">
              <w:t>The file formats of the data, which may include Microsoft Office files (e.g., Word, Excel), CSV, PDFs, or multimedia formats (e.g., videos or photos).</w:t>
            </w:r>
          </w:p>
        </w:tc>
        <w:tc>
          <w:tcPr>
            <w:tcW w:w="0" w:type="auto"/>
            <w:vAlign w:val="center"/>
            <w:hideMark/>
          </w:tcPr>
          <w:p w14:paraId="68C872FA" w14:textId="77777777" w:rsidR="00BF0A30" w:rsidRPr="004B09C0" w:rsidRDefault="00BF0A30" w:rsidP="0001471C">
            <w:pPr>
              <w:rPr>
                <w:sz w:val="18"/>
                <w:szCs w:val="18"/>
              </w:rPr>
            </w:pPr>
            <w:r w:rsidRPr="004B09C0">
              <w:t> </w:t>
            </w:r>
          </w:p>
        </w:tc>
      </w:tr>
      <w:tr w:rsidR="00BC7B1F" w:rsidRPr="006933C3" w14:paraId="164EC83E" w14:textId="77777777" w:rsidTr="00BF0A30">
        <w:trPr>
          <w:trHeight w:val="665"/>
        </w:trPr>
        <w:tc>
          <w:tcPr>
            <w:tcW w:w="0" w:type="auto"/>
            <w:vAlign w:val="center"/>
            <w:hideMark/>
          </w:tcPr>
          <w:p w14:paraId="48EBFC9C" w14:textId="77777777" w:rsidR="00BF0A30" w:rsidRPr="004B09C0" w:rsidRDefault="00BF0A30" w:rsidP="0001471C">
            <w:pPr>
              <w:rPr>
                <w:sz w:val="18"/>
                <w:szCs w:val="18"/>
              </w:rPr>
            </w:pPr>
            <w:r w:rsidRPr="004B09C0">
              <w:t>Version</w:t>
            </w:r>
          </w:p>
        </w:tc>
        <w:tc>
          <w:tcPr>
            <w:tcW w:w="0" w:type="auto"/>
            <w:vAlign w:val="center"/>
            <w:hideMark/>
          </w:tcPr>
          <w:p w14:paraId="2046D74C" w14:textId="77777777" w:rsidR="00BF0A30" w:rsidRPr="004B09C0" w:rsidRDefault="00BF0A30" w:rsidP="0001471C">
            <w:pPr>
              <w:rPr>
                <w:sz w:val="18"/>
                <w:szCs w:val="18"/>
              </w:rPr>
            </w:pPr>
            <w:r w:rsidRPr="004B09C0">
              <w:t>The version number of the dataset, especially relevant if the dataset is updated over time with new leadership programs or additional case studies.</w:t>
            </w:r>
          </w:p>
        </w:tc>
        <w:tc>
          <w:tcPr>
            <w:tcW w:w="0" w:type="auto"/>
            <w:vAlign w:val="center"/>
            <w:hideMark/>
          </w:tcPr>
          <w:p w14:paraId="58BE444B" w14:textId="77777777" w:rsidR="00BF0A30" w:rsidRPr="004B09C0" w:rsidRDefault="00BF0A30" w:rsidP="0001471C">
            <w:pPr>
              <w:rPr>
                <w:sz w:val="18"/>
                <w:szCs w:val="18"/>
              </w:rPr>
            </w:pPr>
            <w:r w:rsidRPr="004B09C0">
              <w:t> </w:t>
            </w:r>
          </w:p>
        </w:tc>
      </w:tr>
      <w:tr w:rsidR="00BC7B1F" w:rsidRPr="006933C3" w14:paraId="0C3DFDA4" w14:textId="77777777" w:rsidTr="00BF0A30">
        <w:trPr>
          <w:trHeight w:val="665"/>
        </w:trPr>
        <w:tc>
          <w:tcPr>
            <w:tcW w:w="0" w:type="auto"/>
            <w:vAlign w:val="center"/>
            <w:hideMark/>
          </w:tcPr>
          <w:p w14:paraId="6764A194" w14:textId="77777777" w:rsidR="00BF0A30" w:rsidRPr="004B09C0" w:rsidRDefault="00BF0A30" w:rsidP="0001471C">
            <w:pPr>
              <w:rPr>
                <w:sz w:val="18"/>
                <w:szCs w:val="18"/>
              </w:rPr>
            </w:pPr>
            <w:r w:rsidRPr="004B09C0">
              <w:t>Rights</w:t>
            </w:r>
          </w:p>
        </w:tc>
        <w:tc>
          <w:tcPr>
            <w:tcW w:w="0" w:type="auto"/>
            <w:vAlign w:val="center"/>
            <w:hideMark/>
          </w:tcPr>
          <w:p w14:paraId="1A97874E" w14:textId="02BD33E8" w:rsidR="00BF0A30" w:rsidRPr="004B09C0" w:rsidRDefault="00BF0A30" w:rsidP="0001471C">
            <w:pPr>
              <w:rPr>
                <w:sz w:val="18"/>
                <w:szCs w:val="18"/>
              </w:rPr>
            </w:pPr>
            <w:r w:rsidRPr="004B09C0">
              <w:t xml:space="preserve">Details on data ownership and access rights, adhering to </w:t>
            </w:r>
            <w:r w:rsidR="00A80F39">
              <w:t>WSER</w:t>
            </w:r>
            <w:r w:rsidRPr="004B09C0">
              <w:t>’s privacy policies, GDPR, and potential intellectual property agreements with project partners.</w:t>
            </w:r>
          </w:p>
        </w:tc>
        <w:tc>
          <w:tcPr>
            <w:tcW w:w="0" w:type="auto"/>
            <w:vAlign w:val="center"/>
            <w:hideMark/>
          </w:tcPr>
          <w:p w14:paraId="422E7B53" w14:textId="77777777" w:rsidR="00BF0A30" w:rsidRPr="004B09C0" w:rsidRDefault="00BF0A30" w:rsidP="0001471C">
            <w:pPr>
              <w:rPr>
                <w:sz w:val="18"/>
                <w:szCs w:val="18"/>
              </w:rPr>
            </w:pPr>
            <w:r w:rsidRPr="004B09C0">
              <w:t> </w:t>
            </w:r>
          </w:p>
        </w:tc>
      </w:tr>
      <w:tr w:rsidR="00BC7B1F" w:rsidRPr="006933C3" w14:paraId="17CEF0F2" w14:textId="77777777" w:rsidTr="00BF0A30">
        <w:trPr>
          <w:trHeight w:val="883"/>
        </w:trPr>
        <w:tc>
          <w:tcPr>
            <w:tcW w:w="0" w:type="auto"/>
            <w:vAlign w:val="center"/>
            <w:hideMark/>
          </w:tcPr>
          <w:p w14:paraId="413831ED" w14:textId="77777777" w:rsidR="00BF0A30" w:rsidRPr="004B09C0" w:rsidRDefault="00BF0A30" w:rsidP="0001471C">
            <w:pPr>
              <w:rPr>
                <w:sz w:val="18"/>
                <w:szCs w:val="18"/>
              </w:rPr>
            </w:pPr>
            <w:r w:rsidRPr="004B09C0">
              <w:t>Description</w:t>
            </w:r>
          </w:p>
        </w:tc>
        <w:tc>
          <w:tcPr>
            <w:tcW w:w="0" w:type="auto"/>
            <w:vAlign w:val="center"/>
            <w:hideMark/>
          </w:tcPr>
          <w:p w14:paraId="23E03787" w14:textId="77777777" w:rsidR="00BF0A30" w:rsidRPr="004B09C0" w:rsidRDefault="00BF0A30" w:rsidP="0001471C">
            <w:pPr>
              <w:rPr>
                <w:sz w:val="18"/>
                <w:szCs w:val="18"/>
              </w:rPr>
            </w:pPr>
            <w:r w:rsidRPr="004B09C0">
              <w:t>A summary of the dataset’s contents and purpose, such as leadership data from fellows, monitoring and evaluation data from seed systems, or research interview transcripts.</w:t>
            </w:r>
          </w:p>
        </w:tc>
        <w:tc>
          <w:tcPr>
            <w:tcW w:w="0" w:type="auto"/>
            <w:vAlign w:val="center"/>
            <w:hideMark/>
          </w:tcPr>
          <w:p w14:paraId="6BBEF521" w14:textId="77777777" w:rsidR="00BF0A30" w:rsidRPr="004B09C0" w:rsidRDefault="00BF0A30" w:rsidP="0001471C">
            <w:pPr>
              <w:rPr>
                <w:sz w:val="18"/>
                <w:szCs w:val="18"/>
              </w:rPr>
            </w:pPr>
            <w:r w:rsidRPr="004B09C0">
              <w:t> </w:t>
            </w:r>
          </w:p>
        </w:tc>
      </w:tr>
      <w:tr w:rsidR="00BC7B1F" w:rsidRPr="006933C3" w14:paraId="2734A3D6" w14:textId="77777777" w:rsidTr="00BF0A30">
        <w:trPr>
          <w:trHeight w:val="665"/>
        </w:trPr>
        <w:tc>
          <w:tcPr>
            <w:tcW w:w="0" w:type="auto"/>
            <w:vAlign w:val="center"/>
            <w:hideMark/>
          </w:tcPr>
          <w:p w14:paraId="78FE346D" w14:textId="77777777" w:rsidR="00BF0A30" w:rsidRPr="004B09C0" w:rsidRDefault="00BF0A30" w:rsidP="0001471C">
            <w:pPr>
              <w:rPr>
                <w:sz w:val="18"/>
                <w:szCs w:val="18"/>
              </w:rPr>
            </w:pPr>
            <w:proofErr w:type="spellStart"/>
            <w:r w:rsidRPr="004B09C0">
              <w:t>Geo_Location</w:t>
            </w:r>
            <w:proofErr w:type="spellEnd"/>
          </w:p>
        </w:tc>
        <w:tc>
          <w:tcPr>
            <w:tcW w:w="0" w:type="auto"/>
            <w:vAlign w:val="center"/>
            <w:hideMark/>
          </w:tcPr>
          <w:p w14:paraId="4B2E227F" w14:textId="77777777" w:rsidR="00BF0A30" w:rsidRPr="004B09C0" w:rsidRDefault="00BF0A30" w:rsidP="0001471C">
            <w:pPr>
              <w:rPr>
                <w:sz w:val="18"/>
                <w:szCs w:val="18"/>
              </w:rPr>
            </w:pPr>
            <w:r w:rsidRPr="004B09C0">
              <w:t>The geographic locations related to the data, such as "Ethiopia" for the Ethio-NL Seed Partnership, or "Kenya" for AFF.</w:t>
            </w:r>
          </w:p>
        </w:tc>
        <w:tc>
          <w:tcPr>
            <w:tcW w:w="0" w:type="auto"/>
            <w:vAlign w:val="center"/>
            <w:hideMark/>
          </w:tcPr>
          <w:p w14:paraId="43EE475D" w14:textId="77777777" w:rsidR="00BF0A30" w:rsidRPr="004B09C0" w:rsidRDefault="00BF0A30" w:rsidP="0001471C">
            <w:pPr>
              <w:rPr>
                <w:sz w:val="18"/>
                <w:szCs w:val="18"/>
              </w:rPr>
            </w:pPr>
            <w:r w:rsidRPr="004B09C0">
              <w:t> </w:t>
            </w:r>
          </w:p>
        </w:tc>
      </w:tr>
      <w:tr w:rsidR="00BC7B1F" w:rsidRPr="006933C3" w14:paraId="6F98CD3A" w14:textId="77777777" w:rsidTr="00BF0A30">
        <w:trPr>
          <w:trHeight w:val="883"/>
        </w:trPr>
        <w:tc>
          <w:tcPr>
            <w:tcW w:w="0" w:type="auto"/>
            <w:vAlign w:val="center"/>
            <w:hideMark/>
          </w:tcPr>
          <w:p w14:paraId="297E158C" w14:textId="77777777" w:rsidR="00BF0A30" w:rsidRPr="004B09C0" w:rsidRDefault="00BF0A30" w:rsidP="0001471C">
            <w:pPr>
              <w:rPr>
                <w:sz w:val="18"/>
                <w:szCs w:val="18"/>
              </w:rPr>
            </w:pPr>
            <w:proofErr w:type="spellStart"/>
            <w:r w:rsidRPr="004B09C0">
              <w:t>Funding_Reference</w:t>
            </w:r>
            <w:proofErr w:type="spellEnd"/>
          </w:p>
        </w:tc>
        <w:tc>
          <w:tcPr>
            <w:tcW w:w="0" w:type="auto"/>
            <w:vAlign w:val="center"/>
            <w:hideMark/>
          </w:tcPr>
          <w:p w14:paraId="650D564D" w14:textId="66D94615" w:rsidR="00BF0A30" w:rsidRPr="004B09C0" w:rsidRDefault="00BF0A30" w:rsidP="0001471C">
            <w:pPr>
              <w:rPr>
                <w:sz w:val="18"/>
                <w:szCs w:val="18"/>
              </w:rPr>
            </w:pPr>
            <w:r w:rsidRPr="004B09C0">
              <w:t xml:space="preserve">Information on the funding sources for the project, such as the Dutch Ministry of Foreign Affairs or other specific funding agencies supporting </w:t>
            </w:r>
            <w:r w:rsidR="00A80F39">
              <w:t>WSER</w:t>
            </w:r>
            <w:r w:rsidRPr="004B09C0">
              <w:t>’s seed systems work.</w:t>
            </w:r>
          </w:p>
        </w:tc>
        <w:tc>
          <w:tcPr>
            <w:tcW w:w="0" w:type="auto"/>
            <w:vAlign w:val="center"/>
            <w:hideMark/>
          </w:tcPr>
          <w:p w14:paraId="4BB4BBE3" w14:textId="77777777" w:rsidR="00BF0A30" w:rsidRPr="004B09C0" w:rsidRDefault="00BF0A30" w:rsidP="0001471C">
            <w:pPr>
              <w:rPr>
                <w:sz w:val="18"/>
                <w:szCs w:val="18"/>
              </w:rPr>
            </w:pPr>
            <w:r w:rsidRPr="004B09C0">
              <w:t> </w:t>
            </w:r>
          </w:p>
        </w:tc>
      </w:tr>
      <w:tr w:rsidR="00BC7B1F" w:rsidRPr="006933C3" w14:paraId="3F13DFE6" w14:textId="77777777" w:rsidTr="00BF0A30">
        <w:trPr>
          <w:trHeight w:val="858"/>
        </w:trPr>
        <w:tc>
          <w:tcPr>
            <w:tcW w:w="0" w:type="auto"/>
            <w:vAlign w:val="center"/>
            <w:hideMark/>
          </w:tcPr>
          <w:p w14:paraId="54061B23" w14:textId="77777777" w:rsidR="00BF0A30" w:rsidRPr="004B09C0" w:rsidRDefault="00BF0A30" w:rsidP="0001471C">
            <w:pPr>
              <w:rPr>
                <w:sz w:val="18"/>
                <w:szCs w:val="18"/>
              </w:rPr>
            </w:pPr>
            <w:proofErr w:type="spellStart"/>
            <w:r w:rsidRPr="004B09C0">
              <w:t>Related_Item</w:t>
            </w:r>
            <w:proofErr w:type="spellEnd"/>
          </w:p>
        </w:tc>
        <w:tc>
          <w:tcPr>
            <w:tcW w:w="0" w:type="auto"/>
            <w:vAlign w:val="center"/>
            <w:hideMark/>
          </w:tcPr>
          <w:p w14:paraId="094BEB4E" w14:textId="77777777" w:rsidR="00BF0A30" w:rsidRPr="004B09C0" w:rsidRDefault="00BF0A30" w:rsidP="0001471C">
            <w:pPr>
              <w:rPr>
                <w:sz w:val="18"/>
                <w:szCs w:val="18"/>
              </w:rPr>
            </w:pPr>
            <w:r w:rsidRPr="004B09C0">
              <w:t>References to related items such as publications, presentations, or media outputs (e.g., videos from workshops) that are associated with the project.</w:t>
            </w:r>
          </w:p>
        </w:tc>
        <w:tc>
          <w:tcPr>
            <w:tcW w:w="0" w:type="auto"/>
            <w:vAlign w:val="center"/>
            <w:hideMark/>
          </w:tcPr>
          <w:p w14:paraId="408EBDCB" w14:textId="77777777" w:rsidR="00BF0A30" w:rsidRPr="004B09C0" w:rsidRDefault="00BF0A30" w:rsidP="0001471C">
            <w:pPr>
              <w:rPr>
                <w:sz w:val="18"/>
                <w:szCs w:val="18"/>
              </w:rPr>
            </w:pPr>
            <w:r w:rsidRPr="004B09C0">
              <w:t> </w:t>
            </w:r>
          </w:p>
        </w:tc>
      </w:tr>
    </w:tbl>
    <w:p w14:paraId="78815B82" w14:textId="379A91E4" w:rsidR="00BF0A30" w:rsidRPr="004B09C0" w:rsidRDefault="00BF0A30" w:rsidP="0001471C">
      <w:pPr>
        <w:rPr>
          <w:sz w:val="18"/>
          <w:szCs w:val="18"/>
        </w:rPr>
      </w:pPr>
      <w:r w:rsidRPr="004B09C0">
        <w:t xml:space="preserve">This table maps </w:t>
      </w:r>
      <w:proofErr w:type="spellStart"/>
      <w:r w:rsidRPr="004B09C0">
        <w:t>DataCite</w:t>
      </w:r>
      <w:proofErr w:type="spellEnd"/>
      <w:r w:rsidRPr="004B09C0">
        <w:t xml:space="preserve"> properties to the type of data used in </w:t>
      </w:r>
      <w:r w:rsidR="00A80F39">
        <w:t>WSER</w:t>
      </w:r>
      <w:r w:rsidRPr="004B09C0">
        <w:t xml:space="preserve"> projects, which includes leadership program data, seed system monitoring, and research case studies</w:t>
      </w:r>
      <w:r w:rsidRPr="004B09C0">
        <w:rPr>
          <w:rFonts w:ascii="Arial" w:hAnsi="Arial"/>
        </w:rPr>
        <w:t>​</w:t>
      </w:r>
    </w:p>
    <w:p w14:paraId="15A08C15" w14:textId="77777777" w:rsidR="00BF0A30" w:rsidRPr="004B09C0" w:rsidRDefault="00BF0A30" w:rsidP="0001471C">
      <w:pPr>
        <w:rPr>
          <w:sz w:val="18"/>
          <w:szCs w:val="18"/>
        </w:rPr>
      </w:pPr>
      <w:r w:rsidRPr="004B09C0">
        <w:t> </w:t>
      </w:r>
    </w:p>
    <w:p w14:paraId="49F666D3" w14:textId="67420110" w:rsidR="00BF0A30" w:rsidRPr="006933C3" w:rsidRDefault="00BF0A30" w:rsidP="0001471C">
      <w:pPr>
        <w:pStyle w:val="Heading2"/>
        <w:rPr>
          <w:rFonts w:eastAsia="Times New Roman" w:cs="Times New Roman"/>
          <w:sz w:val="18"/>
          <w:szCs w:val="18"/>
        </w:rPr>
      </w:pPr>
      <w:bookmarkStart w:id="104" w:name="_Toc183592672"/>
      <w:r w:rsidRPr="006933C3">
        <w:rPr>
          <w:rFonts w:eastAsia="Times New Roman"/>
        </w:rPr>
        <w:t xml:space="preserve">Dublin Core Metadata Schema tailored to </w:t>
      </w:r>
      <w:r w:rsidR="00A80F39">
        <w:rPr>
          <w:rFonts w:eastAsia="Times New Roman"/>
        </w:rPr>
        <w:t>WSER</w:t>
      </w:r>
      <w:r w:rsidRPr="006933C3">
        <w:rPr>
          <w:rFonts w:eastAsia="Times New Roman"/>
        </w:rPr>
        <w:t xml:space="preserve"> projects. This schema is widely used for general resource description and is suitable for managing a variety of data types.</w:t>
      </w:r>
      <w:bookmarkEnd w:id="104"/>
    </w:p>
    <w:p w14:paraId="0CD37C28" w14:textId="77777777" w:rsidR="00BF0A30" w:rsidRPr="004B09C0" w:rsidRDefault="00BF0A30" w:rsidP="0001471C">
      <w:pPr>
        <w:rPr>
          <w:sz w:val="18"/>
          <w:szCs w:val="18"/>
        </w:rPr>
      </w:pPr>
      <w:r w:rsidRPr="004B09C0">
        <w:t> </w:t>
      </w:r>
    </w:p>
    <w:tbl>
      <w:tblPr>
        <w:tblStyle w:val="Tabelstijl"/>
        <w:tblW w:w="9335" w:type="dxa"/>
        <w:tblCellMar>
          <w:top w:w="0" w:type="dxa"/>
          <w:bottom w:w="0" w:type="dxa"/>
        </w:tblCellMar>
        <w:tblLook w:val="04A0" w:firstRow="1" w:lastRow="0" w:firstColumn="1" w:lastColumn="0" w:noHBand="0" w:noVBand="1"/>
      </w:tblPr>
      <w:tblGrid>
        <w:gridCol w:w="1314"/>
        <w:gridCol w:w="7857"/>
        <w:gridCol w:w="164"/>
      </w:tblGrid>
      <w:tr w:rsidR="00BF0A30" w:rsidRPr="006933C3" w14:paraId="002DB4CC" w14:textId="77777777" w:rsidTr="00BF0A30">
        <w:trPr>
          <w:cnfStyle w:val="100000000000" w:firstRow="1" w:lastRow="0" w:firstColumn="0" w:lastColumn="0" w:oddVBand="0" w:evenVBand="0" w:oddHBand="0" w:evenHBand="0" w:firstRowFirstColumn="0" w:firstRowLastColumn="0" w:lastRowFirstColumn="0" w:lastRowLastColumn="0"/>
          <w:trHeight w:val="472"/>
        </w:trPr>
        <w:tc>
          <w:tcPr>
            <w:cnfStyle w:val="000000000100" w:firstRow="0" w:lastRow="0" w:firstColumn="0" w:lastColumn="0" w:oddVBand="0" w:evenVBand="0" w:oddHBand="0" w:evenHBand="0" w:firstRowFirstColumn="1" w:firstRowLastColumn="0" w:lastRowFirstColumn="0" w:lastRowLastColumn="0"/>
            <w:tcW w:w="0" w:type="auto"/>
            <w:vAlign w:val="center"/>
            <w:hideMark/>
          </w:tcPr>
          <w:p w14:paraId="284EB34B" w14:textId="77777777" w:rsidR="00BF0A30" w:rsidRPr="004B09C0" w:rsidRDefault="00BF0A30" w:rsidP="0001471C">
            <w:pPr>
              <w:rPr>
                <w:rFonts w:eastAsiaTheme="minorHAnsi"/>
              </w:rPr>
            </w:pPr>
            <w:r w:rsidRPr="004B09C0">
              <w:rPr>
                <w:rFonts w:eastAsiaTheme="minorHAnsi"/>
              </w:rPr>
              <w:t>Dublin Core Property</w:t>
            </w:r>
          </w:p>
        </w:tc>
        <w:tc>
          <w:tcPr>
            <w:tcW w:w="0" w:type="auto"/>
            <w:vAlign w:val="center"/>
            <w:hideMark/>
          </w:tcPr>
          <w:p w14:paraId="6E4116E4" w14:textId="0D97C21C" w:rsidR="00BF0A30" w:rsidRPr="004B09C0" w:rsidRDefault="00BF0A30" w:rsidP="0001471C">
            <w:pPr>
              <w:cnfStyle w:val="100000000000" w:firstRow="1" w:lastRow="0" w:firstColumn="0" w:lastColumn="0" w:oddVBand="0" w:evenVBand="0" w:oddHBand="0" w:evenHBand="0" w:firstRowFirstColumn="0" w:firstRowLastColumn="0" w:lastRowFirstColumn="0" w:lastRowLastColumn="0"/>
              <w:rPr>
                <w:rFonts w:eastAsiaTheme="minorHAnsi"/>
              </w:rPr>
            </w:pPr>
            <w:r w:rsidRPr="004B09C0">
              <w:rPr>
                <w:rFonts w:eastAsiaTheme="minorHAnsi"/>
              </w:rPr>
              <w:t xml:space="preserve">Explanation Tailored to </w:t>
            </w:r>
            <w:r w:rsidR="00A80F39">
              <w:rPr>
                <w:rFonts w:eastAsiaTheme="minorHAnsi"/>
              </w:rPr>
              <w:t>WSER</w:t>
            </w:r>
            <w:r w:rsidRPr="004B09C0">
              <w:rPr>
                <w:rFonts w:eastAsiaTheme="minorHAnsi"/>
              </w:rPr>
              <w:t xml:space="preserve"> Projects</w:t>
            </w:r>
          </w:p>
        </w:tc>
        <w:tc>
          <w:tcPr>
            <w:tcW w:w="0" w:type="auto"/>
            <w:vAlign w:val="center"/>
            <w:hideMark/>
          </w:tcPr>
          <w:p w14:paraId="52181014" w14:textId="77777777" w:rsidR="00BF0A30" w:rsidRPr="004B09C0" w:rsidRDefault="00BF0A30" w:rsidP="0001471C">
            <w:pPr>
              <w:cnfStyle w:val="100000000000" w:firstRow="1" w:lastRow="0" w:firstColumn="0" w:lastColumn="0" w:oddVBand="0" w:evenVBand="0" w:oddHBand="0" w:evenHBand="0" w:firstRowFirstColumn="0" w:firstRowLastColumn="0" w:lastRowFirstColumn="0" w:lastRowLastColumn="0"/>
              <w:rPr>
                <w:rFonts w:eastAsiaTheme="minorHAnsi"/>
              </w:rPr>
            </w:pPr>
            <w:r w:rsidRPr="004B09C0">
              <w:rPr>
                <w:rFonts w:eastAsiaTheme="minorHAnsi"/>
              </w:rPr>
              <w:t> </w:t>
            </w:r>
          </w:p>
        </w:tc>
      </w:tr>
      <w:tr w:rsidR="00BF0A30" w:rsidRPr="006933C3" w14:paraId="69B33F58" w14:textId="77777777" w:rsidTr="00BF0A30">
        <w:trPr>
          <w:trHeight w:val="702"/>
        </w:trPr>
        <w:tc>
          <w:tcPr>
            <w:tcW w:w="0" w:type="auto"/>
            <w:vAlign w:val="center"/>
            <w:hideMark/>
          </w:tcPr>
          <w:p w14:paraId="747DAE4D" w14:textId="77777777" w:rsidR="00BF0A30" w:rsidRPr="004B09C0" w:rsidRDefault="00BF0A30" w:rsidP="0001471C">
            <w:pPr>
              <w:rPr>
                <w:rFonts w:eastAsiaTheme="minorHAnsi"/>
              </w:rPr>
            </w:pPr>
            <w:r w:rsidRPr="004B09C0">
              <w:rPr>
                <w:rFonts w:eastAsiaTheme="minorHAnsi"/>
              </w:rPr>
              <w:t>Title</w:t>
            </w:r>
          </w:p>
        </w:tc>
        <w:tc>
          <w:tcPr>
            <w:tcW w:w="0" w:type="auto"/>
            <w:vAlign w:val="center"/>
            <w:hideMark/>
          </w:tcPr>
          <w:p w14:paraId="1494C905" w14:textId="77777777" w:rsidR="00BF0A30" w:rsidRPr="004B09C0" w:rsidRDefault="00BF0A30" w:rsidP="0001471C">
            <w:pPr>
              <w:rPr>
                <w:rFonts w:eastAsiaTheme="minorHAnsi"/>
              </w:rPr>
            </w:pPr>
            <w:r w:rsidRPr="004B09C0">
              <w:rPr>
                <w:rFonts w:eastAsiaTheme="minorHAnsi"/>
              </w:rPr>
              <w:t>The main title of the project or dataset, such as "African Food Fellowship Leadership Program Data" or "Ethio-NL Seed Partnership Case Studies."</w:t>
            </w:r>
          </w:p>
        </w:tc>
        <w:tc>
          <w:tcPr>
            <w:tcW w:w="0" w:type="auto"/>
            <w:vAlign w:val="center"/>
            <w:hideMark/>
          </w:tcPr>
          <w:p w14:paraId="2AF08F39" w14:textId="77777777" w:rsidR="00BF0A30" w:rsidRPr="004B09C0" w:rsidRDefault="00BF0A30" w:rsidP="0001471C">
            <w:pPr>
              <w:rPr>
                <w:rFonts w:eastAsiaTheme="minorHAnsi"/>
              </w:rPr>
            </w:pPr>
            <w:r w:rsidRPr="004B09C0">
              <w:rPr>
                <w:rFonts w:eastAsiaTheme="minorHAnsi"/>
              </w:rPr>
              <w:t> </w:t>
            </w:r>
          </w:p>
        </w:tc>
      </w:tr>
      <w:tr w:rsidR="00BF0A30" w:rsidRPr="006933C3" w14:paraId="0E885FD0" w14:textId="77777777" w:rsidTr="00BF0A30">
        <w:trPr>
          <w:trHeight w:val="298"/>
        </w:trPr>
        <w:tc>
          <w:tcPr>
            <w:tcW w:w="0" w:type="auto"/>
            <w:vAlign w:val="center"/>
            <w:hideMark/>
          </w:tcPr>
          <w:p w14:paraId="1C91F14E" w14:textId="77777777" w:rsidR="00BF0A30" w:rsidRPr="004B09C0" w:rsidRDefault="00BF0A30" w:rsidP="0001471C">
            <w:pPr>
              <w:rPr>
                <w:rFonts w:eastAsiaTheme="minorHAnsi"/>
              </w:rPr>
            </w:pPr>
            <w:r w:rsidRPr="004B09C0">
              <w:rPr>
                <w:rFonts w:eastAsiaTheme="minorHAnsi"/>
              </w:rPr>
              <w:t>Creator</w:t>
            </w:r>
          </w:p>
        </w:tc>
        <w:tc>
          <w:tcPr>
            <w:tcW w:w="0" w:type="auto"/>
            <w:vAlign w:val="center"/>
            <w:hideMark/>
          </w:tcPr>
          <w:p w14:paraId="25E30B1D" w14:textId="680F84CF" w:rsidR="00BF0A30" w:rsidRPr="004B09C0" w:rsidRDefault="00BF0A30" w:rsidP="0001471C">
            <w:pPr>
              <w:rPr>
                <w:rFonts w:eastAsiaTheme="minorHAnsi"/>
              </w:rPr>
            </w:pPr>
            <w:r w:rsidRPr="004B09C0">
              <w:rPr>
                <w:rFonts w:eastAsiaTheme="minorHAnsi"/>
              </w:rPr>
              <w:t xml:space="preserve">The entity responsible for the creation of the content, such as </w:t>
            </w:r>
            <w:r w:rsidR="00A80F39">
              <w:rPr>
                <w:rFonts w:eastAsiaTheme="minorHAnsi"/>
              </w:rPr>
              <w:t>WSER</w:t>
            </w:r>
            <w:r w:rsidRPr="004B09C0">
              <w:rPr>
                <w:rFonts w:eastAsiaTheme="minorHAnsi"/>
              </w:rPr>
              <w:t xml:space="preserve"> staff, fellows, or external partners involved in generating project data.</w:t>
            </w:r>
          </w:p>
        </w:tc>
        <w:tc>
          <w:tcPr>
            <w:tcW w:w="0" w:type="auto"/>
            <w:vAlign w:val="center"/>
            <w:hideMark/>
          </w:tcPr>
          <w:p w14:paraId="122E1FD8" w14:textId="77777777" w:rsidR="00BF0A30" w:rsidRPr="004B09C0" w:rsidRDefault="00BF0A30" w:rsidP="0001471C">
            <w:pPr>
              <w:rPr>
                <w:rFonts w:eastAsiaTheme="minorHAnsi"/>
              </w:rPr>
            </w:pPr>
            <w:r w:rsidRPr="004B09C0">
              <w:rPr>
                <w:rFonts w:eastAsiaTheme="minorHAnsi"/>
              </w:rPr>
              <w:t> </w:t>
            </w:r>
          </w:p>
        </w:tc>
      </w:tr>
      <w:tr w:rsidR="00BF0A30" w:rsidRPr="006933C3" w14:paraId="602902D9" w14:textId="77777777" w:rsidTr="00BF0A30">
        <w:trPr>
          <w:trHeight w:val="702"/>
        </w:trPr>
        <w:tc>
          <w:tcPr>
            <w:tcW w:w="0" w:type="auto"/>
            <w:vAlign w:val="center"/>
            <w:hideMark/>
          </w:tcPr>
          <w:p w14:paraId="20D066D6" w14:textId="77777777" w:rsidR="00BF0A30" w:rsidRPr="004B09C0" w:rsidRDefault="00BF0A30" w:rsidP="0001471C">
            <w:pPr>
              <w:rPr>
                <w:rFonts w:eastAsiaTheme="minorHAnsi"/>
              </w:rPr>
            </w:pPr>
            <w:r w:rsidRPr="004B09C0">
              <w:rPr>
                <w:rFonts w:eastAsiaTheme="minorHAnsi"/>
              </w:rPr>
              <w:t>Subject</w:t>
            </w:r>
          </w:p>
        </w:tc>
        <w:tc>
          <w:tcPr>
            <w:tcW w:w="0" w:type="auto"/>
            <w:vAlign w:val="center"/>
            <w:hideMark/>
          </w:tcPr>
          <w:p w14:paraId="7605E306" w14:textId="77777777" w:rsidR="00BF0A30" w:rsidRPr="004B09C0" w:rsidRDefault="00BF0A30" w:rsidP="0001471C">
            <w:pPr>
              <w:rPr>
                <w:rFonts w:eastAsiaTheme="minorHAnsi"/>
              </w:rPr>
            </w:pPr>
            <w:r w:rsidRPr="004B09C0">
              <w:rPr>
                <w:rFonts w:eastAsiaTheme="minorHAnsi"/>
              </w:rPr>
              <w:t>The main topics or keywords describing the data, e.g., "Leadership Development," "Seed Systems," "Sustainable Agriculture," or "Food Security."</w:t>
            </w:r>
          </w:p>
        </w:tc>
        <w:tc>
          <w:tcPr>
            <w:tcW w:w="0" w:type="auto"/>
            <w:vAlign w:val="center"/>
            <w:hideMark/>
          </w:tcPr>
          <w:p w14:paraId="5AE361BA" w14:textId="77777777" w:rsidR="00BF0A30" w:rsidRPr="004B09C0" w:rsidRDefault="00BF0A30" w:rsidP="0001471C">
            <w:pPr>
              <w:rPr>
                <w:rFonts w:eastAsiaTheme="minorHAnsi"/>
              </w:rPr>
            </w:pPr>
            <w:r w:rsidRPr="004B09C0">
              <w:rPr>
                <w:rFonts w:eastAsiaTheme="minorHAnsi"/>
              </w:rPr>
              <w:t> </w:t>
            </w:r>
          </w:p>
        </w:tc>
      </w:tr>
      <w:tr w:rsidR="00BF0A30" w:rsidRPr="006933C3" w14:paraId="42D560D3" w14:textId="77777777" w:rsidTr="00BF0A30">
        <w:trPr>
          <w:trHeight w:val="664"/>
        </w:trPr>
        <w:tc>
          <w:tcPr>
            <w:tcW w:w="0" w:type="auto"/>
            <w:vAlign w:val="center"/>
            <w:hideMark/>
          </w:tcPr>
          <w:p w14:paraId="205F165A" w14:textId="77777777" w:rsidR="00BF0A30" w:rsidRPr="004B09C0" w:rsidRDefault="00BF0A30" w:rsidP="0001471C">
            <w:pPr>
              <w:rPr>
                <w:rFonts w:eastAsiaTheme="minorHAnsi"/>
              </w:rPr>
            </w:pPr>
            <w:r w:rsidRPr="004B09C0">
              <w:rPr>
                <w:rFonts w:eastAsiaTheme="minorHAnsi"/>
              </w:rPr>
              <w:t>Description</w:t>
            </w:r>
          </w:p>
        </w:tc>
        <w:tc>
          <w:tcPr>
            <w:tcW w:w="0" w:type="auto"/>
            <w:vAlign w:val="center"/>
            <w:hideMark/>
          </w:tcPr>
          <w:p w14:paraId="7AE93429" w14:textId="2BA2EE2C" w:rsidR="00BF0A30" w:rsidRPr="004B09C0" w:rsidRDefault="00F740AF" w:rsidP="0001471C">
            <w:pPr>
              <w:rPr>
                <w:rFonts w:eastAsiaTheme="minorHAnsi"/>
              </w:rPr>
            </w:pPr>
            <w:r w:rsidRPr="006933C3">
              <w:t>A summary</w:t>
            </w:r>
            <w:r w:rsidR="00BF0A30" w:rsidRPr="004B09C0">
              <w:rPr>
                <w:rFonts w:eastAsiaTheme="minorHAnsi"/>
              </w:rPr>
              <w:t xml:space="preserve"> of the dataset, including its scope, purpose, and methodology, such as "Data collected from leadership development workshops for food system transformation in East Africa."</w:t>
            </w:r>
          </w:p>
        </w:tc>
        <w:tc>
          <w:tcPr>
            <w:tcW w:w="0" w:type="auto"/>
            <w:vAlign w:val="center"/>
            <w:hideMark/>
          </w:tcPr>
          <w:p w14:paraId="5F83154F" w14:textId="77777777" w:rsidR="00BF0A30" w:rsidRPr="004B09C0" w:rsidRDefault="00BF0A30" w:rsidP="0001471C">
            <w:pPr>
              <w:rPr>
                <w:rFonts w:eastAsiaTheme="minorHAnsi"/>
              </w:rPr>
            </w:pPr>
            <w:r w:rsidRPr="004B09C0">
              <w:rPr>
                <w:rFonts w:eastAsiaTheme="minorHAnsi"/>
              </w:rPr>
              <w:t> </w:t>
            </w:r>
          </w:p>
        </w:tc>
      </w:tr>
      <w:tr w:rsidR="00BF0A30" w:rsidRPr="006933C3" w14:paraId="32B605A3" w14:textId="77777777" w:rsidTr="00BF0A30">
        <w:trPr>
          <w:trHeight w:val="457"/>
        </w:trPr>
        <w:tc>
          <w:tcPr>
            <w:tcW w:w="0" w:type="auto"/>
            <w:vAlign w:val="center"/>
            <w:hideMark/>
          </w:tcPr>
          <w:p w14:paraId="0EF0526D" w14:textId="77777777" w:rsidR="00BF0A30" w:rsidRPr="004B09C0" w:rsidRDefault="00BF0A30" w:rsidP="0001471C">
            <w:pPr>
              <w:rPr>
                <w:rFonts w:eastAsiaTheme="minorHAnsi"/>
              </w:rPr>
            </w:pPr>
            <w:r w:rsidRPr="004B09C0">
              <w:rPr>
                <w:rFonts w:eastAsiaTheme="minorHAnsi"/>
              </w:rPr>
              <w:t>Publisher</w:t>
            </w:r>
          </w:p>
        </w:tc>
        <w:tc>
          <w:tcPr>
            <w:tcW w:w="0" w:type="auto"/>
            <w:vAlign w:val="center"/>
            <w:hideMark/>
          </w:tcPr>
          <w:p w14:paraId="3496D5EC" w14:textId="24F3F331" w:rsidR="00BF0A30" w:rsidRPr="004B09C0" w:rsidRDefault="00BF0A30" w:rsidP="0001471C">
            <w:pPr>
              <w:rPr>
                <w:rFonts w:eastAsiaTheme="minorHAnsi"/>
              </w:rPr>
            </w:pPr>
            <w:r w:rsidRPr="004B09C0">
              <w:rPr>
                <w:rFonts w:eastAsiaTheme="minorHAnsi"/>
              </w:rPr>
              <w:t xml:space="preserve">The entity that makes the data available, often </w:t>
            </w:r>
            <w:r w:rsidR="00A80F39">
              <w:rPr>
                <w:rFonts w:eastAsiaTheme="minorHAnsi"/>
              </w:rPr>
              <w:t>Wageningen Social and Economic Research</w:t>
            </w:r>
            <w:r w:rsidRPr="004B09C0">
              <w:rPr>
                <w:rFonts w:eastAsiaTheme="minorHAnsi"/>
              </w:rPr>
              <w:t xml:space="preserve"> (</w:t>
            </w:r>
            <w:r w:rsidR="00A80F39">
              <w:rPr>
                <w:rFonts w:eastAsiaTheme="minorHAnsi"/>
              </w:rPr>
              <w:t>WSER</w:t>
            </w:r>
            <w:r w:rsidRPr="004B09C0">
              <w:rPr>
                <w:rFonts w:eastAsiaTheme="minorHAnsi"/>
              </w:rPr>
              <w:t xml:space="preserve">) or project collaborators like </w:t>
            </w:r>
            <w:proofErr w:type="spellStart"/>
            <w:r w:rsidRPr="004B09C0">
              <w:rPr>
                <w:rFonts w:eastAsiaTheme="minorHAnsi"/>
              </w:rPr>
              <w:t>Wasafiri</w:t>
            </w:r>
            <w:proofErr w:type="spellEnd"/>
            <w:r w:rsidRPr="004B09C0">
              <w:rPr>
                <w:rFonts w:eastAsiaTheme="minorHAnsi"/>
              </w:rPr>
              <w:t xml:space="preserve"> Consulting.</w:t>
            </w:r>
          </w:p>
        </w:tc>
        <w:tc>
          <w:tcPr>
            <w:tcW w:w="0" w:type="auto"/>
            <w:vAlign w:val="center"/>
            <w:hideMark/>
          </w:tcPr>
          <w:p w14:paraId="19998CAA" w14:textId="77777777" w:rsidR="00BF0A30" w:rsidRPr="004B09C0" w:rsidRDefault="00BF0A30" w:rsidP="0001471C">
            <w:pPr>
              <w:rPr>
                <w:rFonts w:eastAsiaTheme="minorHAnsi"/>
              </w:rPr>
            </w:pPr>
            <w:r w:rsidRPr="004B09C0">
              <w:rPr>
                <w:rFonts w:eastAsiaTheme="minorHAnsi"/>
              </w:rPr>
              <w:t> </w:t>
            </w:r>
          </w:p>
        </w:tc>
      </w:tr>
      <w:tr w:rsidR="00BF0A30" w:rsidRPr="006933C3" w14:paraId="6C009AF8" w14:textId="77777777" w:rsidTr="00BF0A30">
        <w:trPr>
          <w:trHeight w:val="702"/>
        </w:trPr>
        <w:tc>
          <w:tcPr>
            <w:tcW w:w="0" w:type="auto"/>
            <w:vAlign w:val="center"/>
            <w:hideMark/>
          </w:tcPr>
          <w:p w14:paraId="0C031AAE" w14:textId="77777777" w:rsidR="00BF0A30" w:rsidRPr="004B09C0" w:rsidRDefault="00BF0A30" w:rsidP="0001471C">
            <w:pPr>
              <w:rPr>
                <w:rFonts w:eastAsiaTheme="minorHAnsi"/>
              </w:rPr>
            </w:pPr>
            <w:r w:rsidRPr="004B09C0">
              <w:rPr>
                <w:rFonts w:eastAsiaTheme="minorHAnsi"/>
              </w:rPr>
              <w:t>Contributor</w:t>
            </w:r>
          </w:p>
        </w:tc>
        <w:tc>
          <w:tcPr>
            <w:tcW w:w="0" w:type="auto"/>
            <w:vAlign w:val="center"/>
            <w:hideMark/>
          </w:tcPr>
          <w:p w14:paraId="6E233E3B" w14:textId="77777777" w:rsidR="00BF0A30" w:rsidRPr="004B09C0" w:rsidRDefault="00BF0A30" w:rsidP="0001471C">
            <w:pPr>
              <w:rPr>
                <w:rFonts w:eastAsiaTheme="minorHAnsi"/>
              </w:rPr>
            </w:pPr>
            <w:r w:rsidRPr="004B09C0">
              <w:rPr>
                <w:rFonts w:eastAsiaTheme="minorHAnsi"/>
              </w:rPr>
              <w:t>Additional contributors to the dataset, such as research partners, local universities, or consultants working on seed systems or monitoring data.</w:t>
            </w:r>
          </w:p>
        </w:tc>
        <w:tc>
          <w:tcPr>
            <w:tcW w:w="0" w:type="auto"/>
            <w:vAlign w:val="center"/>
            <w:hideMark/>
          </w:tcPr>
          <w:p w14:paraId="5917400A" w14:textId="77777777" w:rsidR="00BF0A30" w:rsidRPr="004B09C0" w:rsidRDefault="00BF0A30" w:rsidP="0001471C">
            <w:pPr>
              <w:rPr>
                <w:rFonts w:eastAsiaTheme="minorHAnsi"/>
              </w:rPr>
            </w:pPr>
            <w:r w:rsidRPr="004B09C0">
              <w:rPr>
                <w:rFonts w:eastAsiaTheme="minorHAnsi"/>
              </w:rPr>
              <w:t> </w:t>
            </w:r>
          </w:p>
        </w:tc>
      </w:tr>
      <w:tr w:rsidR="00BF0A30" w:rsidRPr="006933C3" w14:paraId="2F51D084" w14:textId="77777777" w:rsidTr="00BF0A30">
        <w:trPr>
          <w:trHeight w:val="932"/>
        </w:trPr>
        <w:tc>
          <w:tcPr>
            <w:tcW w:w="0" w:type="auto"/>
            <w:vAlign w:val="center"/>
            <w:hideMark/>
          </w:tcPr>
          <w:p w14:paraId="6E46060A" w14:textId="77777777" w:rsidR="00BF0A30" w:rsidRPr="004B09C0" w:rsidRDefault="00BF0A30" w:rsidP="0001471C">
            <w:pPr>
              <w:rPr>
                <w:rFonts w:eastAsiaTheme="minorHAnsi"/>
              </w:rPr>
            </w:pPr>
            <w:r w:rsidRPr="004B09C0">
              <w:rPr>
                <w:rFonts w:eastAsiaTheme="minorHAnsi"/>
              </w:rPr>
              <w:t>Date</w:t>
            </w:r>
          </w:p>
        </w:tc>
        <w:tc>
          <w:tcPr>
            <w:tcW w:w="0" w:type="auto"/>
            <w:vAlign w:val="center"/>
            <w:hideMark/>
          </w:tcPr>
          <w:p w14:paraId="0F62A7D8" w14:textId="77777777" w:rsidR="00BF0A30" w:rsidRPr="004B09C0" w:rsidRDefault="00BF0A30" w:rsidP="0001471C">
            <w:pPr>
              <w:rPr>
                <w:rFonts w:eastAsiaTheme="minorHAnsi"/>
              </w:rPr>
            </w:pPr>
            <w:r w:rsidRPr="004B09C0">
              <w:rPr>
                <w:rFonts w:eastAsiaTheme="minorHAnsi"/>
              </w:rPr>
              <w:t>Key dates related to the dataset, including data collection, creation, or publication dates, such as the date of leadership workshops or the start of seed partnership initiatives.</w:t>
            </w:r>
          </w:p>
        </w:tc>
        <w:tc>
          <w:tcPr>
            <w:tcW w:w="0" w:type="auto"/>
            <w:vAlign w:val="center"/>
            <w:hideMark/>
          </w:tcPr>
          <w:p w14:paraId="56CDC6D5" w14:textId="77777777" w:rsidR="00BF0A30" w:rsidRPr="004B09C0" w:rsidRDefault="00BF0A30" w:rsidP="0001471C">
            <w:pPr>
              <w:rPr>
                <w:rFonts w:eastAsiaTheme="minorHAnsi"/>
              </w:rPr>
            </w:pPr>
            <w:r w:rsidRPr="004B09C0">
              <w:rPr>
                <w:rFonts w:eastAsiaTheme="minorHAnsi"/>
              </w:rPr>
              <w:t> </w:t>
            </w:r>
          </w:p>
        </w:tc>
      </w:tr>
      <w:tr w:rsidR="00BF0A30" w:rsidRPr="006933C3" w14:paraId="03CC18B3" w14:textId="77777777" w:rsidTr="00BF0A30">
        <w:trPr>
          <w:trHeight w:val="702"/>
        </w:trPr>
        <w:tc>
          <w:tcPr>
            <w:tcW w:w="0" w:type="auto"/>
            <w:vAlign w:val="center"/>
            <w:hideMark/>
          </w:tcPr>
          <w:p w14:paraId="70B92A72" w14:textId="77777777" w:rsidR="00BF0A30" w:rsidRPr="004B09C0" w:rsidRDefault="00BF0A30" w:rsidP="0001471C">
            <w:pPr>
              <w:rPr>
                <w:rFonts w:eastAsiaTheme="minorHAnsi"/>
              </w:rPr>
            </w:pPr>
            <w:r w:rsidRPr="004B09C0">
              <w:rPr>
                <w:rFonts w:eastAsiaTheme="minorHAnsi"/>
              </w:rPr>
              <w:t>Type</w:t>
            </w:r>
          </w:p>
        </w:tc>
        <w:tc>
          <w:tcPr>
            <w:tcW w:w="0" w:type="auto"/>
            <w:vAlign w:val="center"/>
            <w:hideMark/>
          </w:tcPr>
          <w:p w14:paraId="0A9E5718" w14:textId="77777777" w:rsidR="00BF0A30" w:rsidRPr="004B09C0" w:rsidRDefault="00BF0A30" w:rsidP="0001471C">
            <w:pPr>
              <w:rPr>
                <w:rFonts w:eastAsiaTheme="minorHAnsi"/>
              </w:rPr>
            </w:pPr>
            <w:r w:rsidRPr="004B09C0">
              <w:rPr>
                <w:rFonts w:eastAsiaTheme="minorHAnsi"/>
              </w:rPr>
              <w:t>The nature or genre of the resource, such as "Dataset," "Case Study," "Survey Data," or "Video Recordings of Workshops."</w:t>
            </w:r>
          </w:p>
        </w:tc>
        <w:tc>
          <w:tcPr>
            <w:tcW w:w="0" w:type="auto"/>
            <w:vAlign w:val="center"/>
            <w:hideMark/>
          </w:tcPr>
          <w:p w14:paraId="777FFAF9" w14:textId="77777777" w:rsidR="00BF0A30" w:rsidRPr="004B09C0" w:rsidRDefault="00BF0A30" w:rsidP="0001471C">
            <w:pPr>
              <w:rPr>
                <w:rFonts w:eastAsiaTheme="minorHAnsi"/>
              </w:rPr>
            </w:pPr>
            <w:r w:rsidRPr="004B09C0">
              <w:rPr>
                <w:rFonts w:eastAsiaTheme="minorHAnsi"/>
              </w:rPr>
              <w:t> </w:t>
            </w:r>
          </w:p>
        </w:tc>
      </w:tr>
      <w:tr w:rsidR="00BF0A30" w:rsidRPr="006933C3" w14:paraId="729755FF" w14:textId="77777777" w:rsidTr="00BF0A30">
        <w:trPr>
          <w:trHeight w:val="702"/>
        </w:trPr>
        <w:tc>
          <w:tcPr>
            <w:tcW w:w="0" w:type="auto"/>
            <w:vAlign w:val="center"/>
            <w:hideMark/>
          </w:tcPr>
          <w:p w14:paraId="47DC306B" w14:textId="77777777" w:rsidR="00BF0A30" w:rsidRPr="004B09C0" w:rsidRDefault="00BF0A30" w:rsidP="0001471C">
            <w:pPr>
              <w:rPr>
                <w:rFonts w:eastAsiaTheme="minorHAnsi"/>
              </w:rPr>
            </w:pPr>
            <w:r w:rsidRPr="004B09C0">
              <w:rPr>
                <w:rFonts w:eastAsiaTheme="minorHAnsi"/>
              </w:rPr>
              <w:t>Format</w:t>
            </w:r>
          </w:p>
        </w:tc>
        <w:tc>
          <w:tcPr>
            <w:tcW w:w="0" w:type="auto"/>
            <w:vAlign w:val="center"/>
            <w:hideMark/>
          </w:tcPr>
          <w:p w14:paraId="653A44D9" w14:textId="77777777" w:rsidR="00BF0A30" w:rsidRPr="004B09C0" w:rsidRDefault="00BF0A30" w:rsidP="0001471C">
            <w:pPr>
              <w:rPr>
                <w:rFonts w:eastAsiaTheme="minorHAnsi"/>
              </w:rPr>
            </w:pPr>
            <w:r w:rsidRPr="004B09C0">
              <w:rPr>
                <w:rFonts w:eastAsiaTheme="minorHAnsi"/>
              </w:rPr>
              <w:t>The file format of the dataset, such as "PDF," "Word Document," "Excel Spreadsheet," or multimedia files (e.g., videos, audio).</w:t>
            </w:r>
          </w:p>
        </w:tc>
        <w:tc>
          <w:tcPr>
            <w:tcW w:w="0" w:type="auto"/>
            <w:vAlign w:val="center"/>
            <w:hideMark/>
          </w:tcPr>
          <w:p w14:paraId="077019B8" w14:textId="77777777" w:rsidR="00BF0A30" w:rsidRPr="004B09C0" w:rsidRDefault="00BF0A30" w:rsidP="0001471C">
            <w:pPr>
              <w:rPr>
                <w:rFonts w:eastAsiaTheme="minorHAnsi"/>
              </w:rPr>
            </w:pPr>
            <w:r w:rsidRPr="004B09C0">
              <w:rPr>
                <w:rFonts w:eastAsiaTheme="minorHAnsi"/>
              </w:rPr>
              <w:t> </w:t>
            </w:r>
          </w:p>
        </w:tc>
      </w:tr>
      <w:tr w:rsidR="00BF0A30" w:rsidRPr="006933C3" w14:paraId="6E8E8955" w14:textId="77777777" w:rsidTr="00BF0A30">
        <w:trPr>
          <w:trHeight w:val="702"/>
        </w:trPr>
        <w:tc>
          <w:tcPr>
            <w:tcW w:w="0" w:type="auto"/>
            <w:vAlign w:val="center"/>
            <w:hideMark/>
          </w:tcPr>
          <w:p w14:paraId="32CB13A5" w14:textId="77777777" w:rsidR="00BF0A30" w:rsidRPr="004B09C0" w:rsidRDefault="00BF0A30" w:rsidP="0001471C">
            <w:pPr>
              <w:rPr>
                <w:rFonts w:eastAsiaTheme="minorHAnsi"/>
              </w:rPr>
            </w:pPr>
            <w:r w:rsidRPr="004B09C0">
              <w:rPr>
                <w:rFonts w:eastAsiaTheme="minorHAnsi"/>
              </w:rPr>
              <w:t>Identifier</w:t>
            </w:r>
          </w:p>
        </w:tc>
        <w:tc>
          <w:tcPr>
            <w:tcW w:w="0" w:type="auto"/>
            <w:vAlign w:val="center"/>
            <w:hideMark/>
          </w:tcPr>
          <w:p w14:paraId="33BD6C18" w14:textId="77777777" w:rsidR="00BF0A30" w:rsidRPr="004B09C0" w:rsidRDefault="00BF0A30" w:rsidP="0001471C">
            <w:pPr>
              <w:rPr>
                <w:rFonts w:eastAsiaTheme="minorHAnsi"/>
              </w:rPr>
            </w:pPr>
            <w:r w:rsidRPr="004B09C0">
              <w:rPr>
                <w:rFonts w:eastAsiaTheme="minorHAnsi"/>
              </w:rPr>
              <w:t>A unique identifier for the resource, like a project code or a DOI if assigned, ensuring each dataset can be accurately cited and retrieved.</w:t>
            </w:r>
          </w:p>
        </w:tc>
        <w:tc>
          <w:tcPr>
            <w:tcW w:w="0" w:type="auto"/>
            <w:vAlign w:val="center"/>
            <w:hideMark/>
          </w:tcPr>
          <w:p w14:paraId="04E8B5AE" w14:textId="77777777" w:rsidR="00BF0A30" w:rsidRPr="004B09C0" w:rsidRDefault="00BF0A30" w:rsidP="0001471C">
            <w:pPr>
              <w:rPr>
                <w:rFonts w:eastAsiaTheme="minorHAnsi"/>
              </w:rPr>
            </w:pPr>
            <w:r w:rsidRPr="004B09C0">
              <w:rPr>
                <w:rFonts w:eastAsiaTheme="minorHAnsi"/>
              </w:rPr>
              <w:t> </w:t>
            </w:r>
          </w:p>
        </w:tc>
      </w:tr>
      <w:tr w:rsidR="00BF0A30" w:rsidRPr="006933C3" w14:paraId="1B1E4760" w14:textId="77777777" w:rsidTr="00BF0A30">
        <w:trPr>
          <w:trHeight w:val="702"/>
        </w:trPr>
        <w:tc>
          <w:tcPr>
            <w:tcW w:w="0" w:type="auto"/>
            <w:vAlign w:val="center"/>
            <w:hideMark/>
          </w:tcPr>
          <w:p w14:paraId="6D3779C3" w14:textId="77777777" w:rsidR="00BF0A30" w:rsidRPr="004B09C0" w:rsidRDefault="00BF0A30" w:rsidP="0001471C">
            <w:pPr>
              <w:rPr>
                <w:rFonts w:eastAsiaTheme="minorHAnsi"/>
              </w:rPr>
            </w:pPr>
            <w:r w:rsidRPr="004B09C0">
              <w:rPr>
                <w:rFonts w:eastAsiaTheme="minorHAnsi"/>
              </w:rPr>
              <w:t>Source</w:t>
            </w:r>
          </w:p>
        </w:tc>
        <w:tc>
          <w:tcPr>
            <w:tcW w:w="0" w:type="auto"/>
            <w:vAlign w:val="center"/>
            <w:hideMark/>
          </w:tcPr>
          <w:p w14:paraId="04471FA9" w14:textId="56DB14FD" w:rsidR="00BF0A30" w:rsidRPr="004B09C0" w:rsidRDefault="00BF0A30" w:rsidP="0001471C">
            <w:pPr>
              <w:rPr>
                <w:rFonts w:eastAsiaTheme="minorHAnsi"/>
              </w:rPr>
            </w:pPr>
            <w:r w:rsidRPr="004B09C0">
              <w:rPr>
                <w:rFonts w:eastAsiaTheme="minorHAnsi"/>
              </w:rPr>
              <w:t xml:space="preserve">References to the original source of the dataset or research materials, such as reports, conference materials, or publications relevant to </w:t>
            </w:r>
            <w:r w:rsidR="00A80F39">
              <w:rPr>
                <w:rFonts w:eastAsiaTheme="minorHAnsi"/>
              </w:rPr>
              <w:t>WSER</w:t>
            </w:r>
            <w:r w:rsidRPr="004B09C0">
              <w:rPr>
                <w:rFonts w:eastAsiaTheme="minorHAnsi"/>
              </w:rPr>
              <w:t>'s projects.</w:t>
            </w:r>
          </w:p>
        </w:tc>
        <w:tc>
          <w:tcPr>
            <w:tcW w:w="0" w:type="auto"/>
            <w:vAlign w:val="center"/>
            <w:hideMark/>
          </w:tcPr>
          <w:p w14:paraId="37964693" w14:textId="77777777" w:rsidR="00BF0A30" w:rsidRPr="004B09C0" w:rsidRDefault="00BF0A30" w:rsidP="0001471C">
            <w:pPr>
              <w:rPr>
                <w:rFonts w:eastAsiaTheme="minorHAnsi"/>
              </w:rPr>
            </w:pPr>
            <w:r w:rsidRPr="004B09C0">
              <w:rPr>
                <w:rFonts w:eastAsiaTheme="minorHAnsi"/>
              </w:rPr>
              <w:t> </w:t>
            </w:r>
          </w:p>
        </w:tc>
      </w:tr>
      <w:tr w:rsidR="00BF0A30" w:rsidRPr="006933C3" w14:paraId="14BC9C93" w14:textId="77777777" w:rsidTr="00BF0A30">
        <w:trPr>
          <w:trHeight w:val="702"/>
        </w:trPr>
        <w:tc>
          <w:tcPr>
            <w:tcW w:w="0" w:type="auto"/>
            <w:vAlign w:val="center"/>
            <w:hideMark/>
          </w:tcPr>
          <w:p w14:paraId="73A4FCC6" w14:textId="77777777" w:rsidR="00BF0A30" w:rsidRPr="004B09C0" w:rsidRDefault="00BF0A30" w:rsidP="0001471C">
            <w:pPr>
              <w:rPr>
                <w:rFonts w:eastAsiaTheme="minorHAnsi"/>
              </w:rPr>
            </w:pPr>
            <w:r w:rsidRPr="004B09C0">
              <w:rPr>
                <w:rFonts w:eastAsiaTheme="minorHAnsi"/>
              </w:rPr>
              <w:t>Language</w:t>
            </w:r>
          </w:p>
        </w:tc>
        <w:tc>
          <w:tcPr>
            <w:tcW w:w="0" w:type="auto"/>
            <w:vAlign w:val="center"/>
            <w:hideMark/>
          </w:tcPr>
          <w:p w14:paraId="1B821C09" w14:textId="62F9AF69" w:rsidR="00BF0A30" w:rsidRPr="004B09C0" w:rsidRDefault="00BF0A30" w:rsidP="0001471C">
            <w:pPr>
              <w:rPr>
                <w:rFonts w:eastAsiaTheme="minorHAnsi"/>
              </w:rPr>
            </w:pPr>
            <w:r w:rsidRPr="004B09C0">
              <w:rPr>
                <w:rFonts w:eastAsiaTheme="minorHAnsi"/>
              </w:rPr>
              <w:t xml:space="preserve">The language(s) in which the dataset is presented, often English, but potentially Amharic or other local languages relevant to specific </w:t>
            </w:r>
            <w:r w:rsidR="00A80F39">
              <w:rPr>
                <w:rFonts w:eastAsiaTheme="minorHAnsi"/>
              </w:rPr>
              <w:t>WSER</w:t>
            </w:r>
            <w:r w:rsidRPr="004B09C0">
              <w:rPr>
                <w:rFonts w:eastAsiaTheme="minorHAnsi"/>
              </w:rPr>
              <w:t xml:space="preserve"> initiatives.</w:t>
            </w:r>
          </w:p>
        </w:tc>
        <w:tc>
          <w:tcPr>
            <w:tcW w:w="0" w:type="auto"/>
            <w:vAlign w:val="center"/>
            <w:hideMark/>
          </w:tcPr>
          <w:p w14:paraId="697A5285" w14:textId="77777777" w:rsidR="00BF0A30" w:rsidRPr="004B09C0" w:rsidRDefault="00BF0A30" w:rsidP="0001471C">
            <w:pPr>
              <w:rPr>
                <w:rFonts w:eastAsiaTheme="minorHAnsi"/>
              </w:rPr>
            </w:pPr>
            <w:r w:rsidRPr="004B09C0">
              <w:rPr>
                <w:rFonts w:eastAsiaTheme="minorHAnsi"/>
              </w:rPr>
              <w:t> </w:t>
            </w:r>
          </w:p>
        </w:tc>
      </w:tr>
      <w:tr w:rsidR="00BF0A30" w:rsidRPr="006933C3" w14:paraId="1F6AA9A6" w14:textId="77777777" w:rsidTr="00BF0A30">
        <w:trPr>
          <w:trHeight w:val="702"/>
        </w:trPr>
        <w:tc>
          <w:tcPr>
            <w:tcW w:w="0" w:type="auto"/>
            <w:vAlign w:val="center"/>
            <w:hideMark/>
          </w:tcPr>
          <w:p w14:paraId="22CF683B" w14:textId="77777777" w:rsidR="00BF0A30" w:rsidRPr="004B09C0" w:rsidRDefault="00BF0A30" w:rsidP="0001471C">
            <w:pPr>
              <w:rPr>
                <w:rFonts w:eastAsiaTheme="minorHAnsi"/>
              </w:rPr>
            </w:pPr>
            <w:r w:rsidRPr="004B09C0">
              <w:rPr>
                <w:rFonts w:eastAsiaTheme="minorHAnsi"/>
              </w:rPr>
              <w:t>Relation</w:t>
            </w:r>
          </w:p>
        </w:tc>
        <w:tc>
          <w:tcPr>
            <w:tcW w:w="0" w:type="auto"/>
            <w:vAlign w:val="center"/>
            <w:hideMark/>
          </w:tcPr>
          <w:p w14:paraId="09DE5516" w14:textId="51127028" w:rsidR="00BF0A30" w:rsidRPr="004B09C0" w:rsidRDefault="00BF0A30" w:rsidP="0001471C">
            <w:pPr>
              <w:rPr>
                <w:rFonts w:eastAsiaTheme="minorHAnsi"/>
              </w:rPr>
            </w:pPr>
            <w:r w:rsidRPr="004B09C0">
              <w:rPr>
                <w:rFonts w:eastAsiaTheme="minorHAnsi"/>
              </w:rPr>
              <w:t xml:space="preserve">Connections to related datasets or documents, such as links to reports, research outputs, or other </w:t>
            </w:r>
            <w:r w:rsidR="00A80F39">
              <w:rPr>
                <w:rFonts w:eastAsiaTheme="minorHAnsi"/>
              </w:rPr>
              <w:t>WSER</w:t>
            </w:r>
            <w:r w:rsidRPr="004B09C0">
              <w:rPr>
                <w:rFonts w:eastAsiaTheme="minorHAnsi"/>
              </w:rPr>
              <w:t xml:space="preserve"> project materials.</w:t>
            </w:r>
          </w:p>
        </w:tc>
        <w:tc>
          <w:tcPr>
            <w:tcW w:w="0" w:type="auto"/>
            <w:vAlign w:val="center"/>
            <w:hideMark/>
          </w:tcPr>
          <w:p w14:paraId="3172E291" w14:textId="77777777" w:rsidR="00BF0A30" w:rsidRPr="004B09C0" w:rsidRDefault="00BF0A30" w:rsidP="0001471C">
            <w:pPr>
              <w:rPr>
                <w:rFonts w:eastAsiaTheme="minorHAnsi"/>
              </w:rPr>
            </w:pPr>
            <w:r w:rsidRPr="004B09C0">
              <w:rPr>
                <w:rFonts w:eastAsiaTheme="minorHAnsi"/>
              </w:rPr>
              <w:t> </w:t>
            </w:r>
          </w:p>
        </w:tc>
      </w:tr>
      <w:tr w:rsidR="00BF0A30" w:rsidRPr="006933C3" w14:paraId="764D357A" w14:textId="77777777" w:rsidTr="00BF0A30">
        <w:trPr>
          <w:trHeight w:val="702"/>
        </w:trPr>
        <w:tc>
          <w:tcPr>
            <w:tcW w:w="0" w:type="auto"/>
            <w:vAlign w:val="center"/>
            <w:hideMark/>
          </w:tcPr>
          <w:p w14:paraId="59FAF808" w14:textId="77777777" w:rsidR="00BF0A30" w:rsidRPr="004B09C0" w:rsidRDefault="00BF0A30" w:rsidP="0001471C">
            <w:pPr>
              <w:rPr>
                <w:rFonts w:eastAsiaTheme="minorHAnsi"/>
              </w:rPr>
            </w:pPr>
            <w:r w:rsidRPr="004B09C0">
              <w:rPr>
                <w:rFonts w:eastAsiaTheme="minorHAnsi"/>
              </w:rPr>
              <w:t>Coverage</w:t>
            </w:r>
          </w:p>
        </w:tc>
        <w:tc>
          <w:tcPr>
            <w:tcW w:w="0" w:type="auto"/>
            <w:vAlign w:val="center"/>
            <w:hideMark/>
          </w:tcPr>
          <w:p w14:paraId="0C0A23A0" w14:textId="11F98D01" w:rsidR="00BF0A30" w:rsidRPr="004B09C0" w:rsidRDefault="00BF0A30" w:rsidP="0001471C">
            <w:pPr>
              <w:rPr>
                <w:rFonts w:eastAsiaTheme="minorHAnsi"/>
              </w:rPr>
            </w:pPr>
            <w:r w:rsidRPr="004B09C0">
              <w:rPr>
                <w:rFonts w:eastAsiaTheme="minorHAnsi"/>
              </w:rPr>
              <w:t xml:space="preserve">The geographic scope of the dataset, such as "Ethiopia," "Kenya," or "East Africa," relevant to </w:t>
            </w:r>
            <w:r w:rsidR="00A80F39">
              <w:rPr>
                <w:rFonts w:eastAsiaTheme="minorHAnsi"/>
              </w:rPr>
              <w:t>WSER</w:t>
            </w:r>
            <w:r w:rsidRPr="004B09C0">
              <w:rPr>
                <w:rFonts w:eastAsiaTheme="minorHAnsi"/>
              </w:rPr>
              <w:t>'s seed system or leadership projects.</w:t>
            </w:r>
          </w:p>
        </w:tc>
        <w:tc>
          <w:tcPr>
            <w:tcW w:w="0" w:type="auto"/>
            <w:vAlign w:val="center"/>
            <w:hideMark/>
          </w:tcPr>
          <w:p w14:paraId="7C0566FF" w14:textId="77777777" w:rsidR="00BF0A30" w:rsidRPr="004B09C0" w:rsidRDefault="00BF0A30" w:rsidP="0001471C">
            <w:pPr>
              <w:rPr>
                <w:rFonts w:eastAsiaTheme="minorHAnsi"/>
              </w:rPr>
            </w:pPr>
            <w:r w:rsidRPr="004B09C0">
              <w:rPr>
                <w:rFonts w:eastAsiaTheme="minorHAnsi"/>
              </w:rPr>
              <w:t> </w:t>
            </w:r>
          </w:p>
        </w:tc>
      </w:tr>
      <w:tr w:rsidR="00BF0A30" w:rsidRPr="006933C3" w14:paraId="208E96E1" w14:textId="77777777" w:rsidTr="00BF0A30">
        <w:trPr>
          <w:trHeight w:val="1162"/>
        </w:trPr>
        <w:tc>
          <w:tcPr>
            <w:tcW w:w="0" w:type="auto"/>
            <w:vAlign w:val="center"/>
            <w:hideMark/>
          </w:tcPr>
          <w:p w14:paraId="0B097871" w14:textId="77777777" w:rsidR="00BF0A30" w:rsidRPr="004B09C0" w:rsidRDefault="00BF0A30" w:rsidP="0001471C">
            <w:pPr>
              <w:rPr>
                <w:rFonts w:eastAsiaTheme="minorHAnsi"/>
              </w:rPr>
            </w:pPr>
            <w:r w:rsidRPr="004B09C0">
              <w:rPr>
                <w:rFonts w:eastAsiaTheme="minorHAnsi"/>
              </w:rPr>
              <w:t>Rights</w:t>
            </w:r>
          </w:p>
        </w:tc>
        <w:tc>
          <w:tcPr>
            <w:tcW w:w="0" w:type="auto"/>
            <w:vAlign w:val="center"/>
            <w:hideMark/>
          </w:tcPr>
          <w:p w14:paraId="055E48EB" w14:textId="77777777" w:rsidR="00BF0A30" w:rsidRPr="004B09C0" w:rsidRDefault="00BF0A30" w:rsidP="0001471C">
            <w:pPr>
              <w:rPr>
                <w:rFonts w:eastAsiaTheme="minorHAnsi"/>
              </w:rPr>
            </w:pPr>
            <w:r w:rsidRPr="004B09C0">
              <w:rPr>
                <w:rFonts w:eastAsiaTheme="minorHAnsi"/>
              </w:rPr>
              <w:t>Information on usage rights and access restrictions, including GDPR compliance, intellectual property (Creative Commons etc.), or sharing agreements for sensitive data collected from fellows or research participants.</w:t>
            </w:r>
          </w:p>
        </w:tc>
        <w:tc>
          <w:tcPr>
            <w:tcW w:w="0" w:type="auto"/>
            <w:vAlign w:val="center"/>
            <w:hideMark/>
          </w:tcPr>
          <w:p w14:paraId="0D2005E3" w14:textId="77777777" w:rsidR="00BF0A30" w:rsidRPr="004B09C0" w:rsidRDefault="00BF0A30" w:rsidP="0001471C">
            <w:pPr>
              <w:rPr>
                <w:rFonts w:eastAsiaTheme="minorHAnsi"/>
              </w:rPr>
            </w:pPr>
            <w:r w:rsidRPr="004B09C0">
              <w:rPr>
                <w:rFonts w:eastAsiaTheme="minorHAnsi"/>
              </w:rPr>
              <w:t> </w:t>
            </w:r>
          </w:p>
        </w:tc>
      </w:tr>
    </w:tbl>
    <w:p w14:paraId="193EFF2C" w14:textId="77777777" w:rsidR="00BF0A30" w:rsidRPr="00E539CF" w:rsidRDefault="00BF0A30" w:rsidP="0001471C"/>
    <w:p w14:paraId="7DC31C9A" w14:textId="77777777" w:rsidR="002D3BB5" w:rsidRPr="006933C3" w:rsidRDefault="002D3BB5" w:rsidP="0001471C">
      <w:pPr>
        <w:rPr>
          <w:lang w:eastAsia="en-GB"/>
        </w:rPr>
      </w:pPr>
    </w:p>
    <w:p w14:paraId="412D355C" w14:textId="77777777" w:rsidR="002D3BB5" w:rsidRPr="006933C3" w:rsidRDefault="002D3BB5" w:rsidP="0001471C">
      <w:pPr>
        <w:sectPr w:rsidR="002D3BB5" w:rsidRPr="006933C3" w:rsidSect="00BC7B1F">
          <w:footerReference w:type="even" r:id="rId44"/>
          <w:headerReference w:type="first" r:id="rId45"/>
          <w:footerReference w:type="first" r:id="rId46"/>
          <w:type w:val="oddPage"/>
          <w:pgSz w:w="11907" w:h="16840" w:orient="landscape" w:code="9"/>
          <w:pgMar w:top="1247" w:right="1247" w:bottom="1247" w:left="1247" w:header="454" w:footer="454" w:gutter="0"/>
          <w:cols w:space="708"/>
          <w:titlePg/>
          <w:docGrid w:linePitch="360"/>
        </w:sectPr>
      </w:pPr>
    </w:p>
    <w:p w14:paraId="7E64D62C" w14:textId="77777777" w:rsidR="002D3BB5" w:rsidRPr="006933C3" w:rsidRDefault="00F96D96" w:rsidP="0001471C">
      <w:r w:rsidRPr="006933C3">
        <w:rPr>
          <w:noProof/>
        </w:rPr>
        <mc:AlternateContent>
          <mc:Choice Requires="wps">
            <w:drawing>
              <wp:anchor distT="0" distB="0" distL="114300" distR="114300" simplePos="0" relativeHeight="251658240" behindDoc="0" locked="0" layoutInCell="1" allowOverlap="1" wp14:anchorId="0A19BB2F" wp14:editId="182EAC94">
                <wp:simplePos x="0" y="0"/>
                <wp:positionH relativeFrom="margin">
                  <wp:align>left</wp:align>
                </wp:positionH>
                <wp:positionV relativeFrom="page">
                  <wp:posOffset>7164705</wp:posOffset>
                </wp:positionV>
                <wp:extent cx="2052000" cy="2170706"/>
                <wp:effectExtent l="0" t="0" r="5715" b="1270"/>
                <wp:wrapNone/>
                <wp:docPr id="44" name="Tekstvak 4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2052000" cy="2170706"/>
                        </a:xfrm>
                        <a:prstGeom prst="rect">
                          <a:avLst/>
                        </a:prstGeom>
                        <a:noFill/>
                        <a:ln w="6350">
                          <a:noFill/>
                        </a:ln>
                      </wps:spPr>
                      <wps:txbx>
                        <w:txbxContent>
                          <w:sdt>
                            <w:sdtPr>
                              <w:rPr>
                                <w:noProof/>
                                <w:lang w:eastAsia="nl-NL"/>
                              </w:rPr>
                              <w:id w:val="1732498811"/>
                              <w:lock w:val="sdtLocked"/>
                            </w:sdtPr>
                            <w:sdtContent>
                              <w:p w14:paraId="2E67A5FF" w14:textId="16945914" w:rsidR="00D87CFC" w:rsidRDefault="00A80F39" w:rsidP="0001471C">
                                <w:r>
                                  <w:t>Wageningen Social and Economic Research</w:t>
                                </w:r>
                                <w:r w:rsidR="00D87CFC" w:rsidRPr="00B31F71">
                                  <w:t xml:space="preserve"> </w:t>
                                </w:r>
                              </w:p>
                              <w:p w14:paraId="5957FD6E" w14:textId="77777777" w:rsidR="00D87CFC" w:rsidRPr="00B31F71" w:rsidRDefault="00D87CFC" w:rsidP="0001471C">
                                <w:r w:rsidRPr="00B31F71">
                                  <w:t>Wageningen U</w:t>
                                </w:r>
                                <w:r>
                                  <w:t xml:space="preserve">niversity &amp; </w:t>
                                </w:r>
                                <w:r w:rsidRPr="00B31F71">
                                  <w:t>R</w:t>
                                </w:r>
                                <w:r>
                                  <w:t>esearch</w:t>
                                </w:r>
                              </w:p>
                              <w:p w14:paraId="1FA23DFA" w14:textId="77777777" w:rsidR="00D87CFC" w:rsidRPr="00B31F71" w:rsidRDefault="00D87CFC" w:rsidP="0001471C">
                                <w:r w:rsidRPr="00B31F71">
                                  <w:t>P.O. Box 88</w:t>
                                </w:r>
                              </w:p>
                              <w:p w14:paraId="2E307192" w14:textId="77777777" w:rsidR="00D87CFC" w:rsidRPr="00B31F71" w:rsidRDefault="00D87CFC" w:rsidP="0001471C">
                                <w:r w:rsidRPr="00B31F71">
                                  <w:t>6700 AB Wageningen</w:t>
                                </w:r>
                              </w:p>
                              <w:p w14:paraId="1381A809" w14:textId="77777777" w:rsidR="00D87CFC" w:rsidRPr="00D87CFC" w:rsidRDefault="00D87CFC" w:rsidP="0001471C">
                                <w:r w:rsidRPr="00D87CFC">
                                  <w:rPr>
                                    <w:rStyle w:val="Hyperlink"/>
                                    <w:sz w:val="14"/>
                                    <w:szCs w:val="14"/>
                                    <w:u w:val="none"/>
                                  </w:rPr>
                                  <w:t>The Netherlands</w:t>
                                </w:r>
                              </w:p>
                              <w:p w14:paraId="70182B5F" w14:textId="77777777" w:rsidR="00D87CFC" w:rsidRPr="005F4D22" w:rsidRDefault="00D87CFC" w:rsidP="0001471C">
                                <w:pPr>
                                  <w:rPr>
                                    <w:lang w:val="fr-FR"/>
                                  </w:rPr>
                                </w:pPr>
                                <w:r w:rsidRPr="005F4D22">
                                  <w:rPr>
                                    <w:lang w:val="fr-FR"/>
                                  </w:rPr>
                                  <w:t>T +31 (0)317 48 68 00</w:t>
                                </w:r>
                              </w:p>
                              <w:p w14:paraId="6A44CE00" w14:textId="178E115F" w:rsidR="00D87CFC" w:rsidRPr="00323163" w:rsidRDefault="00503415" w:rsidP="0001471C">
                                <w:pPr>
                                  <w:rPr>
                                    <w:rStyle w:val="Hyperlink"/>
                                    <w:sz w:val="14"/>
                                    <w:szCs w:val="14"/>
                                    <w:lang w:val="fr-FR"/>
                                  </w:rPr>
                                </w:pPr>
                                <w:hyperlink r:id="rId47" w:history="1">
                                  <w:r>
                                    <w:rPr>
                                      <w:rStyle w:val="Hyperlink"/>
                                      <w:sz w:val="14"/>
                                      <w:szCs w:val="14"/>
                                      <w:lang w:val="fr-FR"/>
                                    </w:rPr>
                                    <w:t>wur.eu/</w:t>
                                  </w:r>
                                  <w:r w:rsidR="00A80F39">
                                    <w:rPr>
                                      <w:rStyle w:val="Hyperlink"/>
                                      <w:sz w:val="14"/>
                                      <w:szCs w:val="14"/>
                                      <w:lang w:val="fr-FR"/>
                                    </w:rPr>
                                    <w:t>WSER</w:t>
                                  </w:r>
                                </w:hyperlink>
                              </w:p>
                              <w:p w14:paraId="6C9FC4D1" w14:textId="77777777" w:rsidR="00D87CFC" w:rsidRPr="005F4D22" w:rsidRDefault="00D87CFC" w:rsidP="0001471C">
                                <w:pPr>
                                  <w:rPr>
                                    <w:lang w:val="fr-FR"/>
                                  </w:rPr>
                                </w:pPr>
                              </w:p>
                              <w:p w14:paraId="05742939" w14:textId="77777777" w:rsidR="00501C89" w:rsidRPr="00D87CFC" w:rsidRDefault="00501C89" w:rsidP="0001471C">
                                <w:pPr>
                                  <w:rPr>
                                    <w:lang w:val="fr-FR"/>
                                  </w:rPr>
                                </w:pPr>
                              </w:p>
                              <w:p w14:paraId="545E1B50" w14:textId="77777777" w:rsidR="00501C89" w:rsidRDefault="00FB3E01" w:rsidP="0001471C">
                                <w:pPr>
                                  <w:pStyle w:val="Figuurstijl"/>
                                </w:pPr>
                                <w:r w:rsidRPr="00B31F71">
                                  <w:rPr>
                                    <w:lang w:val="nl-NL"/>
                                  </w:rPr>
                                  <w:drawing>
                                    <wp:inline distT="0" distB="0" distL="0" distR="0" wp14:anchorId="2796A456" wp14:editId="592B4C36">
                                      <wp:extent cx="540000" cy="540000"/>
                                      <wp:effectExtent l="0" t="0" r="0" b="0"/>
                                      <wp:docPr id="20" name="Afbeelding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a:extLst>
                                                  <a:ext uri="{C183D7F6-B498-43B3-948B-1728B52AA6E4}">
                                                    <adec:decorative xmlns:adec="http://schemas.microsoft.com/office/drawing/2017/decorative" val="1"/>
                                                  </a:ext>
                                                </a:extLst>
                                              </pic:cNvP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9BB2F" id="Tekstvak 44" o:spid="_x0000_s1035" type="#_x0000_t202" alt="&quot;&quot;" style="position:absolute;margin-left:0;margin-top:564.15pt;width:161.55pt;height:170.9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" filled="f" stroked="f" strokeweight=".5pt">
                <v:textbox inset="0,0,0,0">
                  <w:txbxContent>
                    <w:sdt>
                      <w:sdtPr>
                        <w:rPr>
                          <w:noProof/>
                          <w:lang w:eastAsia="nl-NL"/>
                        </w:rPr>
                        <w:id w:val="1732498811"/>
                        <w:lock w:val="sdtLocked"/>
                      </w:sdtPr>
                      <w:sdtContent>
                        <w:p w14:paraId="2E67A5FF" w14:textId="16945914" w:rsidR="00D87CFC" w:rsidRDefault="00A80F39" w:rsidP="0001471C">
                          <w:r>
                            <w:t>Wageningen Social and Economic Research</w:t>
                          </w:r>
                          <w:r w:rsidR="00D87CFC" w:rsidRPr="00B31F71">
                            <w:t xml:space="preserve"> </w:t>
                          </w:r>
                        </w:p>
                        <w:p w14:paraId="5957FD6E" w14:textId="77777777" w:rsidR="00D87CFC" w:rsidRPr="00B31F71" w:rsidRDefault="00D87CFC" w:rsidP="0001471C">
                          <w:r w:rsidRPr="00B31F71">
                            <w:t>Wageningen U</w:t>
                          </w:r>
                          <w:r>
                            <w:t xml:space="preserve">niversity &amp; </w:t>
                          </w:r>
                          <w:r w:rsidRPr="00B31F71">
                            <w:t>R</w:t>
                          </w:r>
                          <w:r>
                            <w:t>esearch</w:t>
                          </w:r>
                        </w:p>
                        <w:p w14:paraId="1FA23DFA" w14:textId="77777777" w:rsidR="00D87CFC" w:rsidRPr="00B31F71" w:rsidRDefault="00D87CFC" w:rsidP="0001471C">
                          <w:r w:rsidRPr="00B31F71">
                            <w:t>P.O. Box 88</w:t>
                          </w:r>
                        </w:p>
                        <w:p w14:paraId="2E307192" w14:textId="77777777" w:rsidR="00D87CFC" w:rsidRPr="00B31F71" w:rsidRDefault="00D87CFC" w:rsidP="0001471C">
                          <w:r w:rsidRPr="00B31F71">
                            <w:t>6700 AB Wageningen</w:t>
                          </w:r>
                        </w:p>
                        <w:p w14:paraId="1381A809" w14:textId="77777777" w:rsidR="00D87CFC" w:rsidRPr="00D87CFC" w:rsidRDefault="00D87CFC" w:rsidP="0001471C">
                          <w:r w:rsidRPr="00D87CFC">
                            <w:rPr>
                              <w:rStyle w:val="Hyperlink"/>
                              <w:sz w:val="14"/>
                              <w:szCs w:val="14"/>
                              <w:u w:val="none"/>
                            </w:rPr>
                            <w:t>The Netherlands</w:t>
                          </w:r>
                        </w:p>
                        <w:p w14:paraId="70182B5F" w14:textId="77777777" w:rsidR="00D87CFC" w:rsidRPr="005F4D22" w:rsidRDefault="00D87CFC" w:rsidP="0001471C">
                          <w:pPr>
                            <w:rPr>
                              <w:lang w:val="fr-FR"/>
                            </w:rPr>
                          </w:pPr>
                          <w:r w:rsidRPr="005F4D22">
                            <w:rPr>
                              <w:lang w:val="fr-FR"/>
                            </w:rPr>
                            <w:t>T +31 (0)317 48 68 00</w:t>
                          </w:r>
                        </w:p>
                        <w:p w14:paraId="6A44CE00" w14:textId="178E115F" w:rsidR="00D87CFC" w:rsidRPr="00323163" w:rsidRDefault="00503415" w:rsidP="0001471C">
                          <w:pPr>
                            <w:rPr>
                              <w:rStyle w:val="Hyperlink"/>
                              <w:sz w:val="14"/>
                              <w:szCs w:val="14"/>
                              <w:lang w:val="fr-FR"/>
                            </w:rPr>
                          </w:pPr>
                          <w:hyperlink r:id="rId48" w:history="1">
                            <w:r>
                              <w:rPr>
                                <w:rStyle w:val="Hyperlink"/>
                                <w:sz w:val="14"/>
                                <w:szCs w:val="14"/>
                                <w:lang w:val="fr-FR"/>
                              </w:rPr>
                              <w:t>wur.eu/</w:t>
                            </w:r>
                            <w:r w:rsidR="00A80F39">
                              <w:rPr>
                                <w:rStyle w:val="Hyperlink"/>
                                <w:sz w:val="14"/>
                                <w:szCs w:val="14"/>
                                <w:lang w:val="fr-FR"/>
                              </w:rPr>
                              <w:t>WSER</w:t>
                            </w:r>
                          </w:hyperlink>
                        </w:p>
                        <w:p w14:paraId="6C9FC4D1" w14:textId="77777777" w:rsidR="00D87CFC" w:rsidRPr="005F4D22" w:rsidRDefault="00D87CFC" w:rsidP="0001471C">
                          <w:pPr>
                            <w:rPr>
                              <w:lang w:val="fr-FR"/>
                            </w:rPr>
                          </w:pPr>
                        </w:p>
                        <w:p w14:paraId="05742939" w14:textId="77777777" w:rsidR="00501C89" w:rsidRPr="00D87CFC" w:rsidRDefault="00501C89" w:rsidP="0001471C">
                          <w:pPr>
                            <w:rPr>
                              <w:lang w:val="fr-FR"/>
                            </w:rPr>
                          </w:pPr>
                        </w:p>
                        <w:p w14:paraId="545E1B50" w14:textId="77777777" w:rsidR="00501C89" w:rsidRDefault="00FB3E01" w:rsidP="0001471C">
                          <w:pPr>
                            <w:pStyle w:val="Figuurstijl"/>
                          </w:pPr>
                          <w:r w:rsidRPr="00B31F71">
                            <w:rPr>
                              <w:lang w:val="nl-NL"/>
                            </w:rPr>
                            <w:drawing>
                              <wp:inline distT="0" distB="0" distL="0" distR="0" wp14:anchorId="2796A456" wp14:editId="592B4C36">
                                <wp:extent cx="540000" cy="540000"/>
                                <wp:effectExtent l="0" t="0" r="0" b="0"/>
                                <wp:docPr id="20" name="Afbeelding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a:extLst>
                                            <a:ext uri="{C183D7F6-B498-43B3-948B-1728B52AA6E4}">
                                              <adec:decorative xmlns:adec="http://schemas.microsoft.com/office/drawing/2017/decorative" val="1"/>
                                            </a:ext>
                                          </a:extLst>
                                        </pic:cNvP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sdtContent>
                    </w:sdt>
                  </w:txbxContent>
                </v:textbox>
                <w10:wrap anchorx="margin" anchory="page"/>
              </v:shape>
            </w:pict>
          </mc:Fallback>
        </mc:AlternateContent>
      </w:r>
      <w:r w:rsidR="00501C89" w:rsidRPr="006933C3">
        <w:rPr>
          <w:noProof/>
        </w:rPr>
        <mc:AlternateContent>
          <mc:Choice Requires="wps">
            <w:drawing>
              <wp:anchor distT="0" distB="0" distL="114300" distR="114300" simplePos="0" relativeHeight="251658245" behindDoc="0" locked="0" layoutInCell="1" allowOverlap="1" wp14:anchorId="519F6D93" wp14:editId="6C3B8900">
                <wp:simplePos x="0" y="0"/>
                <wp:positionH relativeFrom="page">
                  <wp:posOffset>2988310</wp:posOffset>
                </wp:positionH>
                <wp:positionV relativeFrom="page">
                  <wp:posOffset>7164705</wp:posOffset>
                </wp:positionV>
                <wp:extent cx="3780000" cy="1663200"/>
                <wp:effectExtent l="0" t="0" r="11430" b="13335"/>
                <wp:wrapNone/>
                <wp:docPr id="41" name="Tekstvak 4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3780000" cy="1663200"/>
                        </a:xfrm>
                        <a:prstGeom prst="rect">
                          <a:avLst/>
                        </a:prstGeom>
                        <a:noFill/>
                        <a:ln w="6350">
                          <a:noFill/>
                        </a:ln>
                      </wps:spPr>
                      <wps:txbx>
                        <w:txbxContent>
                          <w:sdt>
                            <w:sdtPr>
                              <w:id w:val="-1199764634"/>
                            </w:sdtPr>
                            <w:sdtContent>
                              <w:p w14:paraId="03E77143" w14:textId="77777777" w:rsidR="00501C89" w:rsidRPr="00E278E6" w:rsidRDefault="002B10F9" w:rsidP="0001471C">
                                <w:r w:rsidRPr="002B10F9">
                                  <w:t xml:space="preserve">The mission of Wageningen University &amp; Research is “To explore the potential of nature to improve the quality of life”. Under the banner Wageningen University &amp; Research, Wageningen University and the specialised research institutes of the Wageningen Research Foundation have joined forces in contributing to finding solutions to important questions in the domain of healthy food and living environment. With its roughly 30 branches, 7,700 employees (7,000 </w:t>
                                </w:r>
                                <w:proofErr w:type="spellStart"/>
                                <w:r w:rsidRPr="002B10F9">
                                  <w:t>fte</w:t>
                                </w:r>
                                <w:proofErr w:type="spellEnd"/>
                                <w:r w:rsidRPr="002B10F9">
                                  <w:t>), 2,500</w:t>
                                </w:r>
                                <w:r>
                                  <w:t> </w:t>
                                </w:r>
                                <w:r w:rsidRPr="002B10F9">
                                  <w:t xml:space="preserve">PhD and </w:t>
                                </w:r>
                                <w:proofErr w:type="spellStart"/>
                                <w:r w:rsidRPr="002B10F9">
                                  <w:t>EngD</w:t>
                                </w:r>
                                <w:proofErr w:type="spellEnd"/>
                                <w:r w:rsidRPr="002B10F9">
                                  <w:t xml:space="preserve"> candidates, 13,100 students and over 150,000 participants to WUR’s Life Long Learning, Wageningen University &amp; Research is one of the leading organisations in its domain. The unique Wageningen approach lies in its integrated approach to issues and the collaboration between different disciplines</w:t>
                                </w:r>
                                <w:r w:rsidR="00A57696" w:rsidRPr="00A57696">
                                  <w: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F6D93" id="Tekstvak 41" o:spid="_x0000_s1036" type="#_x0000_t202" alt="&quot;&quot;" style="position:absolute;margin-left:235.3pt;margin-top:564.15pt;width:297.65pt;height:130.9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" filled="f" stroked="f" strokeweight=".5pt">
                <v:textbox inset="0,0,0,0">
                  <w:txbxContent>
                    <w:sdt>
                      <w:sdtPr>
                        <w:id w:val="-1199764634"/>
                      </w:sdtPr>
                      <w:sdtContent>
                        <w:p w14:paraId="03E77143" w14:textId="77777777" w:rsidR="00501C89" w:rsidRPr="00E278E6" w:rsidRDefault="002B10F9" w:rsidP="0001471C">
                          <w:r w:rsidRPr="002B10F9">
                            <w:t xml:space="preserve">The mission of Wageningen University &amp; Research is “To explore the potential of nature to improve the quality of life”. Under the banner Wageningen University &amp; Research, Wageningen University and the specialised research institutes of the Wageningen Research Foundation have joined forces in contributing to finding solutions to important questions in the domain of healthy food and living environment. With its roughly 30 branches, 7,700 employees (7,000 </w:t>
                          </w:r>
                          <w:proofErr w:type="spellStart"/>
                          <w:r w:rsidRPr="002B10F9">
                            <w:t>fte</w:t>
                          </w:r>
                          <w:proofErr w:type="spellEnd"/>
                          <w:r w:rsidRPr="002B10F9">
                            <w:t>), 2,500</w:t>
                          </w:r>
                          <w:r>
                            <w:t> </w:t>
                          </w:r>
                          <w:r w:rsidRPr="002B10F9">
                            <w:t xml:space="preserve">PhD and </w:t>
                          </w:r>
                          <w:proofErr w:type="spellStart"/>
                          <w:r w:rsidRPr="002B10F9">
                            <w:t>EngD</w:t>
                          </w:r>
                          <w:proofErr w:type="spellEnd"/>
                          <w:r w:rsidRPr="002B10F9">
                            <w:t xml:space="preserve"> candidates, 13,100 students and over 150,000 participants to WUR’s Life Long Learning, Wageningen University &amp; Research is one of the leading organisations in its domain. The unique Wageningen approach lies in its integrated approach to issues and the collaboration between different disciplines</w:t>
                          </w:r>
                          <w:r w:rsidR="00A57696" w:rsidRPr="00A57696">
                            <w:t>.</w:t>
                          </w:r>
                        </w:p>
                      </w:sdtContent>
                    </w:sdt>
                  </w:txbxContent>
                </v:textbox>
                <w10:wrap anchorx="page" anchory="page"/>
              </v:shape>
            </w:pict>
          </mc:Fallback>
        </mc:AlternateContent>
      </w:r>
      <w:r w:rsidR="00501C89" w:rsidRPr="006933C3">
        <w:rPr>
          <w:noProof/>
        </w:rPr>
        <mc:AlternateContent>
          <mc:Choice Requires="wps">
            <w:drawing>
              <wp:anchor distT="0" distB="0" distL="114300" distR="114300" simplePos="0" relativeHeight="251658244" behindDoc="0" locked="0" layoutInCell="1" allowOverlap="1" wp14:anchorId="4303B4B8" wp14:editId="0038CA18">
                <wp:simplePos x="0" y="0"/>
                <wp:positionH relativeFrom="page">
                  <wp:posOffset>2988310</wp:posOffset>
                </wp:positionH>
                <wp:positionV relativeFrom="page">
                  <wp:posOffset>7056755</wp:posOffset>
                </wp:positionV>
                <wp:extent cx="3780000" cy="0"/>
                <wp:effectExtent l="0" t="0" r="0" b="0"/>
                <wp:wrapNone/>
                <wp:docPr id="46" name="Rechte verbindingslijn 4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378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w:pict w14:anchorId="4620EE1A">
              <v:line id="Rechte verbindingslijn 46" style="position:absolute;z-index:25165824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alt="&quot;&quot;" o:spid="_x0000_s1026" strokecolor="black [3213]" strokeweight="1.5pt" from="235.3pt,555.65pt" to="532.95pt,555.65pt" w14:anchorId="09018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">
                <w10:wrap anchorx="page" anchory="page"/>
              </v:line>
            </w:pict>
          </mc:Fallback>
        </mc:AlternateContent>
      </w:r>
      <w:r w:rsidR="00501C89" w:rsidRPr="006933C3">
        <w:rPr>
          <w:noProof/>
        </w:rPr>
        <mc:AlternateContent>
          <mc:Choice Requires="wps">
            <w:drawing>
              <wp:anchor distT="0" distB="0" distL="114300" distR="114300" simplePos="0" relativeHeight="251658243" behindDoc="0" locked="0" layoutInCell="1" allowOverlap="1" wp14:anchorId="1DADA6A1" wp14:editId="29DE32E7">
                <wp:simplePos x="0" y="0"/>
                <wp:positionH relativeFrom="page">
                  <wp:posOffset>791845</wp:posOffset>
                </wp:positionH>
                <wp:positionV relativeFrom="page">
                  <wp:posOffset>7056755</wp:posOffset>
                </wp:positionV>
                <wp:extent cx="2052000" cy="0"/>
                <wp:effectExtent l="0" t="0" r="0" b="0"/>
                <wp:wrapNone/>
                <wp:docPr id="43" name="Rechte verbindingslijn 4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2052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w:pict w14:anchorId="0C627D24">
              <v:line id="Rechte verbindingslijn 43" style="position:absolute;z-index:251658243;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alt="&quot;&quot;" o:spid="_x0000_s1026" strokecolor="black [3213]" strokeweight="1.5pt" from="62.35pt,555.65pt" to="223.9pt,555.65pt" w14:anchorId="036587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">
                <w10:wrap anchorx="page" anchory="page"/>
              </v:line>
            </w:pict>
          </mc:Fallback>
        </mc:AlternateContent>
      </w:r>
    </w:p>
    <w:sectPr w:rsidR="002D3BB5" w:rsidRPr="006933C3" w:rsidSect="00BC7B1F">
      <w:headerReference w:type="default" r:id="rId49"/>
      <w:footerReference w:type="even" r:id="rId50"/>
      <w:footerReference w:type="default" r:id="rId51"/>
      <w:headerReference w:type="first" r:id="rId52"/>
      <w:footerReference w:type="first" r:id="rId53"/>
      <w:type w:val="evenPage"/>
      <w:pgSz w:w="11907" w:h="16840" w:code="9"/>
      <w:pgMar w:top="794" w:right="1247" w:bottom="1247" w:left="1247" w:header="454" w:footer="45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9" w:author="Beintema, Nienke" w:date="2024-11-26T18:08:00Z" w:initials="NB">
    <w:p w14:paraId="6476DF79" w14:textId="77777777" w:rsidR="00EA5894" w:rsidRDefault="00EA5894" w:rsidP="00EA5894">
      <w:pPr>
        <w:pStyle w:val="CommentText"/>
      </w:pPr>
      <w:r>
        <w:rPr>
          <w:rStyle w:val="CommentReference"/>
        </w:rPr>
        <w:annotationRef/>
      </w:r>
      <w:r>
        <w:rPr>
          <w:lang w:val="nl-NL"/>
        </w:rPr>
        <w:t>Carlo before me, he did more work</w:t>
      </w:r>
    </w:p>
  </w:comment>
  <w:comment w:id="10" w:author="Cucchi, Carlo" w:date="2024-12-03T09:21:00Z" w:initials="CC">
    <w:p w14:paraId="4C2728DB" w14:textId="45153BFE" w:rsidR="00C33238" w:rsidRDefault="00C33238">
      <w:pPr>
        <w:pStyle w:val="CommentText"/>
      </w:pPr>
      <w:r>
        <w:rPr>
          <w:rStyle w:val="CommentReference"/>
        </w:rPr>
        <w:annotationRef/>
      </w:r>
      <w:r w:rsidRPr="1AE34313">
        <w:t>I would recommend o choose and select either WESR or WCDI as an organization. Not mentioning both</w:t>
      </w:r>
    </w:p>
  </w:comment>
  <w:comment w:id="52" w:author="Cucchi, Carlo" w:date="2024-12-03T09:13:00Z" w:initials="CC">
    <w:p w14:paraId="5BEA20FB" w14:textId="300CF15D" w:rsidR="00C33238" w:rsidRDefault="00C33238">
      <w:pPr>
        <w:pStyle w:val="CommentText"/>
      </w:pPr>
      <w:r>
        <w:rPr>
          <w:rStyle w:val="CommentReference"/>
        </w:rPr>
        <w:annotationRef/>
      </w:r>
      <w:r w:rsidRPr="189FA475">
        <w:t>I changed a bit the structure of the Summary. To make it look more as a 'continuous text' and improving the flow</w:t>
      </w:r>
    </w:p>
  </w:comment>
  <w:comment w:id="53" w:author="Gupta, Arnab" w:date="2024-12-03T09:56:00Z" w:initials="GA">
    <w:p w14:paraId="138205C6" w14:textId="77777777" w:rsidR="00BE7DC0" w:rsidRDefault="00BE7DC0" w:rsidP="00BE7DC0">
      <w:pPr>
        <w:pStyle w:val="CommentText"/>
      </w:pPr>
      <w:r>
        <w:rPr>
          <w:rStyle w:val="CommentReference"/>
        </w:rPr>
        <w:annotationRef/>
      </w:r>
      <w:r>
        <w:t>Perfect. Please continue doing so</w:t>
      </w:r>
    </w:p>
  </w:comment>
  <w:comment w:id="61" w:author="Cucchi, Carlo" w:date="2024-12-03T09:56:00Z" w:initials="CC">
    <w:p w14:paraId="5539F517" w14:textId="602D29F4" w:rsidR="00A16FF7" w:rsidRDefault="00A16FF7">
      <w:pPr>
        <w:pStyle w:val="CommentText"/>
      </w:pPr>
      <w:r>
        <w:rPr>
          <w:rStyle w:val="CommentReference"/>
        </w:rPr>
        <w:annotationRef/>
      </w:r>
      <w:r w:rsidRPr="6F72BF43">
        <w:t>What to expect in the next chapters shall be here</w:t>
      </w:r>
    </w:p>
  </w:comment>
  <w:comment w:id="63" w:author="Cucchi, Carlo" w:date="2024-12-03T09:35:00Z" w:initials="CC">
    <w:p w14:paraId="3E65C8CB" w14:textId="7852CEC2" w:rsidR="00C33238" w:rsidRDefault="00C33238">
      <w:pPr>
        <w:pStyle w:val="CommentText"/>
      </w:pPr>
      <w:r>
        <w:rPr>
          <w:rStyle w:val="CommentReference"/>
        </w:rPr>
        <w:annotationRef/>
      </w:r>
      <w:r w:rsidRPr="782F90E5">
        <w:t>Is a bit redundant placing the objectives here in this section. It is already cear in the summary. I woud not dedicate an entire session to that</w:t>
      </w:r>
    </w:p>
  </w:comment>
  <w:comment w:id="65" w:author="Cucchi, Carlo" w:date="2024-12-03T09:45:00Z" w:initials="CC">
    <w:p w14:paraId="633B6E71" w14:textId="2C4420EF" w:rsidR="00C33238" w:rsidRDefault="00C33238">
      <w:pPr>
        <w:pStyle w:val="CommentText"/>
      </w:pPr>
      <w:r>
        <w:rPr>
          <w:rStyle w:val="CommentReference"/>
        </w:rPr>
        <w:annotationRef/>
      </w:r>
      <w:r w:rsidRPr="35D4A3CA">
        <w:t>Adding intro text</w:t>
      </w:r>
    </w:p>
  </w:comment>
  <w:comment w:id="67" w:author="Gupta, Arnab" w:date="2024-12-04T08:23:00Z" w:initials="GA">
    <w:p w14:paraId="2835CFBE" w14:textId="77777777" w:rsidR="005A33E1" w:rsidRDefault="005A33E1" w:rsidP="005A33E1">
      <w:pPr>
        <w:pStyle w:val="CommentText"/>
      </w:pPr>
      <w:r>
        <w:rPr>
          <w:rStyle w:val="CommentReference"/>
        </w:rPr>
        <w:annotationRef/>
      </w:r>
      <w:r>
        <w:t>Added</w:t>
      </w:r>
    </w:p>
  </w:comment>
  <w:comment w:id="66" w:author="Cucchi, Carlo" w:date="2024-12-03T09:57:00Z" w:initials="CC">
    <w:p w14:paraId="4FF88672" w14:textId="54F09983" w:rsidR="00124A55" w:rsidRDefault="00124A55">
      <w:pPr>
        <w:pStyle w:val="CommentText"/>
      </w:pPr>
      <w:r>
        <w:rPr>
          <w:rStyle w:val="CommentReference"/>
        </w:rPr>
        <w:annotationRef/>
      </w:r>
      <w:r w:rsidRPr="15649541">
        <w:t>This chapter describes X...</w:t>
      </w:r>
    </w:p>
  </w:comment>
  <w:comment w:id="70" w:author="Cucchi, Carlo" w:date="2024-12-03T09:46:00Z" w:initials="CC">
    <w:p w14:paraId="61605877" w14:textId="5F8EC0DE" w:rsidR="00C33238" w:rsidRDefault="00C33238">
      <w:pPr>
        <w:pStyle w:val="CommentText"/>
      </w:pPr>
      <w:r>
        <w:rPr>
          <w:rStyle w:val="CommentReference"/>
        </w:rPr>
        <w:annotationRef/>
      </w:r>
      <w:r w:rsidRPr="55FB4DF6">
        <w:t>Add Hyperlink</w:t>
      </w:r>
    </w:p>
  </w:comment>
  <w:comment w:id="71" w:author="Gupta, Arnab" w:date="2024-12-04T08:25:00Z" w:initials="GA">
    <w:p w14:paraId="2E86AD66" w14:textId="77777777" w:rsidR="003A1A61" w:rsidRDefault="003A1A61" w:rsidP="003A1A61">
      <w:pPr>
        <w:pStyle w:val="CommentText"/>
      </w:pPr>
      <w:r>
        <w:rPr>
          <w:rStyle w:val="CommentReference"/>
        </w:rPr>
        <w:annotationRef/>
      </w:r>
      <w:r>
        <w:t>added</w:t>
      </w:r>
    </w:p>
  </w:comment>
  <w:comment w:id="72" w:author="Cucchi, Carlo" w:date="2024-12-03T10:02:00Z" w:initials="CC">
    <w:p w14:paraId="59ACAE9F" w14:textId="06BD610E" w:rsidR="00EF1E20" w:rsidRDefault="00EF1E20">
      <w:pPr>
        <w:pStyle w:val="CommentText"/>
      </w:pPr>
      <w:r>
        <w:rPr>
          <w:rStyle w:val="CommentReference"/>
        </w:rPr>
        <w:annotationRef/>
      </w:r>
      <w:r w:rsidRPr="66A3F969">
        <w:t>I think here is necessary to offer a bit more guidance into a practical example. I will try to add some screenshot from the AFF</w:t>
      </w:r>
    </w:p>
  </w:comment>
  <w:comment w:id="73" w:author="Gupta, Arnab" w:date="2024-12-04T08:29:00Z" w:initials="GA">
    <w:p w14:paraId="63D1AB30" w14:textId="77777777" w:rsidR="005A2A49" w:rsidRDefault="005A2A49" w:rsidP="005A2A49">
      <w:pPr>
        <w:pStyle w:val="CommentText"/>
      </w:pPr>
      <w:r>
        <w:rPr>
          <w:rStyle w:val="CommentReference"/>
        </w:rPr>
        <w:annotationRef/>
      </w:r>
      <w:r>
        <w:t>I did some clarifications. Pls check</w:t>
      </w:r>
    </w:p>
  </w:comment>
  <w:comment w:id="79" w:author="Cucchi, Carlo" w:date="2024-12-03T09:47:00Z" w:initials="CC">
    <w:p w14:paraId="3B4F634E" w14:textId="693AF4DB" w:rsidR="00C33238" w:rsidRDefault="00C33238">
      <w:pPr>
        <w:pStyle w:val="CommentText"/>
      </w:pPr>
      <w:r>
        <w:rPr>
          <w:rStyle w:val="CommentReference"/>
        </w:rPr>
        <w:annotationRef/>
      </w:r>
      <w:r w:rsidRPr="7E941C29">
        <w:t>It is not very clear this new introduction in the same manual?</w:t>
      </w:r>
    </w:p>
  </w:comment>
  <w:comment w:id="80" w:author="Gupta, Arnab" w:date="2024-12-03T10:00:00Z" w:initials="GA">
    <w:p w14:paraId="5E19428B" w14:textId="77777777" w:rsidR="00244302" w:rsidRDefault="00244302" w:rsidP="00244302">
      <w:pPr>
        <w:pStyle w:val="CommentText"/>
      </w:pPr>
      <w:r>
        <w:rPr>
          <w:rStyle w:val="CommentReference"/>
        </w:rPr>
        <w:annotationRef/>
      </w:r>
      <w:r>
        <w:t>Actually this was developed as two different manuals. So has two intros. We can take this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476DF79" w15:done="0"/>
  <w15:commentEx w15:paraId="4C2728DB" w15:done="0"/>
  <w15:commentEx w15:paraId="5BEA20FB" w15:done="0"/>
  <w15:commentEx w15:paraId="138205C6" w15:paraIdParent="5BEA20FB" w15:done="0"/>
  <w15:commentEx w15:paraId="5539F517" w15:done="0"/>
  <w15:commentEx w15:paraId="3E65C8CB" w15:done="0"/>
  <w15:commentEx w15:paraId="633B6E71" w15:done="1"/>
  <w15:commentEx w15:paraId="2835CFBE" w15:paraIdParent="633B6E71" w15:done="1"/>
  <w15:commentEx w15:paraId="4FF88672" w15:done="0"/>
  <w15:commentEx w15:paraId="61605877" w15:done="0"/>
  <w15:commentEx w15:paraId="2E86AD66" w15:paraIdParent="61605877" w15:done="0"/>
  <w15:commentEx w15:paraId="59ACAE9F" w15:done="0"/>
  <w15:commentEx w15:paraId="63D1AB30" w15:paraIdParent="59ACAE9F" w15:done="0"/>
  <w15:commentEx w15:paraId="3B4F634E" w15:done="0"/>
  <w15:commentEx w15:paraId="5E19428B" w15:paraIdParent="3B4F63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F08D05" w16cex:dateUtc="2024-11-26T17:08:00Z"/>
  <w16cex:commentExtensible w16cex:durableId="5F975F40" w16cex:dateUtc="2024-12-03T08:21:00Z"/>
  <w16cex:commentExtensible w16cex:durableId="7957926F" w16cex:dateUtc="2024-12-03T08:13:00Z"/>
  <w16cex:commentExtensible w16cex:durableId="2AF9545B" w16cex:dateUtc="2024-12-03T08:56:00Z"/>
  <w16cex:commentExtensible w16cex:durableId="1BA14BA5" w16cex:dateUtc="2024-12-03T08:56:00Z"/>
  <w16cex:commentExtensible w16cex:durableId="34323E46" w16cex:dateUtc="2024-12-03T08:35:00Z"/>
  <w16cex:commentExtensible w16cex:durableId="218390DA" w16cex:dateUtc="2024-12-03T08:45:00Z"/>
  <w16cex:commentExtensible w16cex:durableId="2AFA9002" w16cex:dateUtc="2024-12-04T07:23:00Z"/>
  <w16cex:commentExtensible w16cex:durableId="7AFA5788" w16cex:dateUtc="2024-12-03T08:57:00Z"/>
  <w16cex:commentExtensible w16cex:durableId="4E69AECB" w16cex:dateUtc="2024-12-03T08:46:00Z"/>
  <w16cex:commentExtensible w16cex:durableId="2AFA9083" w16cex:dateUtc="2024-12-04T07:25:00Z"/>
  <w16cex:commentExtensible w16cex:durableId="0B9718A0" w16cex:dateUtc="2024-12-03T09:02:00Z"/>
  <w16cex:commentExtensible w16cex:durableId="2AFA9163" w16cex:dateUtc="2024-12-04T07:29:00Z"/>
  <w16cex:commentExtensible w16cex:durableId="514E94A9" w16cex:dateUtc="2024-12-03T08:47:00Z"/>
  <w16cex:commentExtensible w16cex:durableId="2AF95537" w16cex:dateUtc="2024-12-03T09: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476DF79" w16cid:durableId="2AF08D05"/>
  <w16cid:commentId w16cid:paraId="4C2728DB" w16cid:durableId="5F975F40"/>
  <w16cid:commentId w16cid:paraId="5BEA20FB" w16cid:durableId="7957926F"/>
  <w16cid:commentId w16cid:paraId="138205C6" w16cid:durableId="2AF9545B"/>
  <w16cid:commentId w16cid:paraId="5539F517" w16cid:durableId="1BA14BA5"/>
  <w16cid:commentId w16cid:paraId="3E65C8CB" w16cid:durableId="34323E46"/>
  <w16cid:commentId w16cid:paraId="633B6E71" w16cid:durableId="218390DA"/>
  <w16cid:commentId w16cid:paraId="2835CFBE" w16cid:durableId="2AFA9002"/>
  <w16cid:commentId w16cid:paraId="4FF88672" w16cid:durableId="7AFA5788"/>
  <w16cid:commentId w16cid:paraId="61605877" w16cid:durableId="4E69AECB"/>
  <w16cid:commentId w16cid:paraId="2E86AD66" w16cid:durableId="2AFA9083"/>
  <w16cid:commentId w16cid:paraId="59ACAE9F" w16cid:durableId="0B9718A0"/>
  <w16cid:commentId w16cid:paraId="63D1AB30" w16cid:durableId="2AFA9163"/>
  <w16cid:commentId w16cid:paraId="3B4F634E" w16cid:durableId="514E94A9"/>
  <w16cid:commentId w16cid:paraId="5E19428B" w16cid:durableId="2AF955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86737A" w14:textId="77777777" w:rsidR="00262F3D" w:rsidRDefault="00262F3D" w:rsidP="0001471C">
      <w:r>
        <w:separator/>
      </w:r>
    </w:p>
    <w:p w14:paraId="6E08C03F" w14:textId="77777777" w:rsidR="00262F3D" w:rsidRDefault="00262F3D" w:rsidP="0001471C"/>
    <w:p w14:paraId="60C4222D" w14:textId="77777777" w:rsidR="00262F3D" w:rsidRDefault="00262F3D" w:rsidP="0001471C"/>
    <w:p w14:paraId="5F600AC3" w14:textId="77777777" w:rsidR="00262F3D" w:rsidRDefault="00262F3D" w:rsidP="0001471C"/>
    <w:p w14:paraId="0289C2B2" w14:textId="77777777" w:rsidR="00262F3D" w:rsidRDefault="00262F3D" w:rsidP="0001471C"/>
  </w:endnote>
  <w:endnote w:type="continuationSeparator" w:id="0">
    <w:p w14:paraId="3F99390C" w14:textId="77777777" w:rsidR="00262F3D" w:rsidRDefault="00262F3D" w:rsidP="0001471C">
      <w:r>
        <w:continuationSeparator/>
      </w:r>
    </w:p>
    <w:p w14:paraId="742E5FFE" w14:textId="77777777" w:rsidR="00262F3D" w:rsidRDefault="00262F3D" w:rsidP="0001471C"/>
    <w:p w14:paraId="32257CEC" w14:textId="77777777" w:rsidR="00262F3D" w:rsidRDefault="00262F3D" w:rsidP="0001471C"/>
    <w:p w14:paraId="63364811" w14:textId="77777777" w:rsidR="00262F3D" w:rsidRDefault="00262F3D" w:rsidP="0001471C"/>
    <w:p w14:paraId="3477A851" w14:textId="77777777" w:rsidR="00262F3D" w:rsidRDefault="00262F3D" w:rsidP="0001471C"/>
  </w:endnote>
  <w:endnote w:type="continuationNotice" w:id="1">
    <w:p w14:paraId="071331A4" w14:textId="77777777" w:rsidR="00262F3D" w:rsidRDefault="00262F3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News Gothic Std">
    <w:panose1 w:val="00000000000000000000"/>
    <w:charset w:val="00"/>
    <w:family w:val="swiss"/>
    <w:notTrueType/>
    <w:pitch w:val="variable"/>
    <w:sig w:usb0="800000AF" w:usb1="4000204A" w:usb2="00000000" w:usb3="00000000" w:csb0="00000001" w:csb1="00000000"/>
  </w:font>
  <w:font w:name="News Gothic">
    <w:altName w:val="Calibri"/>
    <w:charset w:val="00"/>
    <w:family w:val="swiss"/>
    <w:pitch w:val="variable"/>
    <w:sig w:usb0="00000083" w:usb1="00000000" w:usb2="00000000" w:usb3="00000000" w:csb0="00000009"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6FA732" w14:textId="77777777" w:rsidR="00E82E3D" w:rsidRPr="008C6CC0" w:rsidRDefault="00E82E3D" w:rsidP="000147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3021231"/>
      <w:docPartObj>
        <w:docPartGallery w:val="Page Numbers (Bottom of Page)"/>
        <w:docPartUnique/>
      </w:docPartObj>
    </w:sdtPr>
    <w:sdtContent>
      <w:p w14:paraId="5857F8C3" w14:textId="1CD1F199" w:rsidR="00E82E3D" w:rsidRPr="00484AF9" w:rsidRDefault="00E82E3D" w:rsidP="0001471C">
        <w:pPr>
          <w:pStyle w:val="Footer"/>
        </w:pPr>
        <w:r w:rsidRPr="001B133A">
          <w:rPr>
            <w:rStyle w:val="PageNumber"/>
            <w:sz w:val="14"/>
            <w:szCs w:val="14"/>
          </w:rPr>
          <w:fldChar w:fldCharType="begin"/>
        </w:r>
        <w:r w:rsidRPr="001B133A">
          <w:rPr>
            <w:rStyle w:val="PageNumber"/>
            <w:sz w:val="14"/>
            <w:szCs w:val="14"/>
          </w:rPr>
          <w:instrText>PAGE   \* MERGEFORMAT</w:instrText>
        </w:r>
        <w:r w:rsidRPr="001B133A">
          <w:rPr>
            <w:rStyle w:val="PageNumber"/>
            <w:sz w:val="14"/>
            <w:szCs w:val="14"/>
          </w:rPr>
          <w:fldChar w:fldCharType="separate"/>
        </w:r>
        <w:r w:rsidR="00C2498A" w:rsidRPr="001B133A">
          <w:rPr>
            <w:rStyle w:val="PageNumber"/>
            <w:noProof/>
            <w:sz w:val="14"/>
            <w:szCs w:val="14"/>
          </w:rPr>
          <w:t>16</w:t>
        </w:r>
        <w:r w:rsidRPr="001B133A">
          <w:rPr>
            <w:rStyle w:val="PageNumber"/>
            <w:sz w:val="14"/>
            <w:szCs w:val="14"/>
          </w:rPr>
          <w:fldChar w:fldCharType="end"/>
        </w:r>
        <w:r w:rsidRPr="001B133A">
          <w:rPr>
            <w:rStyle w:val="PageNumber"/>
            <w:sz w:val="14"/>
            <w:szCs w:val="14"/>
          </w:rP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2E433" w14:textId="77777777" w:rsidR="00E82E3D" w:rsidRPr="00F4410C" w:rsidRDefault="00E82E3D" w:rsidP="0001471C">
    <w:pPr>
      <w:pStyle w:val="Footer"/>
    </w:pPr>
    <w:r w:rsidRPr="006D21FC">
      <w:rPr>
        <w:noProof/>
        <w:lang w:eastAsia="nl-NL"/>
      </w:rPr>
      <mc:AlternateContent>
        <mc:Choice Requires="wps">
          <w:drawing>
            <wp:anchor distT="0" distB="0" distL="114300" distR="114300" simplePos="0" relativeHeight="251658246" behindDoc="0" locked="0" layoutInCell="1" allowOverlap="1" wp14:anchorId="1C8D01CF" wp14:editId="688B2688">
              <wp:simplePos x="0" y="0"/>
              <wp:positionH relativeFrom="page">
                <wp:posOffset>-1440180</wp:posOffset>
              </wp:positionH>
              <wp:positionV relativeFrom="margin">
                <wp:align>bottom</wp:align>
              </wp:positionV>
              <wp:extent cx="3600000" cy="180000"/>
              <wp:effectExtent l="14605" t="4445" r="15240" b="15240"/>
              <wp:wrapSquare wrapText="bothSides"/>
              <wp:docPr id="7" name="Tekstvak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rot="5400000">
                        <a:off x="0" y="0"/>
                        <a:ext cx="3600000" cy="180000"/>
                      </a:xfrm>
                      <a:prstGeom prst="rect">
                        <a:avLst/>
                      </a:prstGeom>
                      <a:noFill/>
                      <a:ln w="6350">
                        <a:noFill/>
                      </a:ln>
                      <a:effectLst/>
                    </wps:spPr>
                    <wps:txbx>
                      <w:txbxContent>
                        <w:p w14:paraId="49507487" w14:textId="46DB6ED7" w:rsidR="00E82E3D" w:rsidRPr="007D244C" w:rsidRDefault="00E82E3D" w:rsidP="0001471C">
                          <w:pPr>
                            <w:pStyle w:val="Footer"/>
                          </w:pPr>
                          <w:r w:rsidRPr="00912C69">
                            <w:rPr>
                              <w:rStyle w:val="PageNumber"/>
                            </w:rPr>
                            <w:fldChar w:fldCharType="begin"/>
                          </w:r>
                          <w:r w:rsidRPr="00912C69">
                            <w:rPr>
                              <w:rStyle w:val="PageNumber"/>
                            </w:rPr>
                            <w:instrText>PAGE   \* MERGEFORMAT</w:instrText>
                          </w:r>
                          <w:r w:rsidRPr="00912C69">
                            <w:rPr>
                              <w:rStyle w:val="PageNumber"/>
                            </w:rPr>
                            <w:fldChar w:fldCharType="separate"/>
                          </w:r>
                          <w:r w:rsidR="00180A36">
                            <w:rPr>
                              <w:rStyle w:val="PageNumber"/>
                              <w:noProof/>
                            </w:rPr>
                            <w:t>15</w:t>
                          </w:r>
                          <w:r w:rsidRPr="00912C69">
                            <w:rPr>
                              <w:rStyle w:val="PageNumber"/>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8D01CF" id="_x0000_t202" coordsize="21600,21600" o:spt="202" path="m,l,21600r21600,l21600,xe">
              <v:stroke joinstyle="miter"/>
              <v:path gradientshapeok="t" o:connecttype="rect"/>
            </v:shapetype>
            <v:shape id="Tekstvak 7" o:spid="_x0000_s1037" type="#_x0000_t202" alt="&quot;&quot;" style="position:absolute;left:0;text-align:left;margin-left:-113.4pt;margin-top:0;width:283.45pt;height:14.15pt;rotation:90;z-index:251658246;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" filled="f" stroked="f" strokeweight=".5pt">
              <v:textbox inset="0,0,0,0">
                <w:txbxContent>
                  <w:p w14:paraId="49507487" w14:textId="46DB6ED7" w:rsidR="00E82E3D" w:rsidRPr="007D244C" w:rsidRDefault="00E82E3D" w:rsidP="0001471C">
                    <w:pPr>
                      <w:pStyle w:val="Footer"/>
                    </w:pPr>
                    <w:r w:rsidRPr="00912C69">
                      <w:rPr>
                        <w:rStyle w:val="PageNumber"/>
                      </w:rPr>
                      <w:fldChar w:fldCharType="begin"/>
                    </w:r>
                    <w:r w:rsidRPr="00912C69">
                      <w:rPr>
                        <w:rStyle w:val="PageNumber"/>
                      </w:rPr>
                      <w:instrText>PAGE   \* MERGEFORMAT</w:instrText>
                    </w:r>
                    <w:r w:rsidRPr="00912C69">
                      <w:rPr>
                        <w:rStyle w:val="PageNumber"/>
                      </w:rPr>
                      <w:fldChar w:fldCharType="separate"/>
                    </w:r>
                    <w:r w:rsidR="00180A36">
                      <w:rPr>
                        <w:rStyle w:val="PageNumber"/>
                        <w:noProof/>
                      </w:rPr>
                      <w:t>15</w:t>
                    </w:r>
                    <w:r w:rsidRPr="00912C69">
                      <w:rPr>
                        <w:rStyle w:val="PageNumber"/>
                      </w:rPr>
                      <w:fldChar w:fldCharType="end"/>
                    </w:r>
                  </w:p>
                </w:txbxContent>
              </v:textbox>
              <w10:wrap type="square" anchorx="page" anchory="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7800136"/>
      <w:docPartObj>
        <w:docPartGallery w:val="Page Numbers (Bottom of Page)"/>
        <w:docPartUnique/>
      </w:docPartObj>
    </w:sdtPr>
    <w:sdtContent>
      <w:p w14:paraId="3C448358" w14:textId="03AAA64B" w:rsidR="00E82E3D" w:rsidRPr="008B6858" w:rsidRDefault="00E82E3D" w:rsidP="0001471C">
        <w:pPr>
          <w:pStyle w:val="Footer"/>
        </w:pPr>
        <w:r w:rsidRPr="006D5C42">
          <w:rPr>
            <w:rStyle w:val="PageNumber"/>
          </w:rPr>
          <w:fldChar w:fldCharType="begin"/>
        </w:r>
        <w:r w:rsidRPr="006D5C42">
          <w:rPr>
            <w:rStyle w:val="PageNumber"/>
          </w:rPr>
          <w:instrText>PAGE   \* MERGEFORMAT</w:instrText>
        </w:r>
        <w:r w:rsidRPr="006D5C42">
          <w:rPr>
            <w:rStyle w:val="PageNumber"/>
          </w:rPr>
          <w:fldChar w:fldCharType="separate"/>
        </w:r>
        <w:r w:rsidR="00C2498A">
          <w:rPr>
            <w:rStyle w:val="PageNumber"/>
            <w:noProof/>
          </w:rPr>
          <w:t>18</w:t>
        </w:r>
        <w:r w:rsidRPr="006D5C42">
          <w:rPr>
            <w:rStyle w:val="PageNumber"/>
          </w:rPr>
          <w:fldChar w:fldCharType="end"/>
        </w:r>
        <w:r w:rsidRPr="0078104A">
          <w:rPr>
            <w:rStyle w:val="PageNumber"/>
          </w:rPr>
          <w:t xml:space="preserve"> | </w:t>
        </w:r>
        <w:r w:rsidR="000914D9">
          <w:t xml:space="preserve">Report </w:t>
        </w:r>
        <w:r w:rsidR="00A80F39">
          <w:t>WSER</w:t>
        </w:r>
        <w:r w:rsidR="000914D9">
          <w:t>-</w:t>
        </w:r>
        <w:r>
          <w:t xml:space="preserve"> XXXX</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821903" w14:textId="77777777" w:rsidR="0052642E" w:rsidRPr="00E24ACA" w:rsidRDefault="0052642E" w:rsidP="0001471C">
    <w:pPr>
      <w:pStyle w:val="Voettekstrechts"/>
    </w:pPr>
  </w:p>
  <w:p w14:paraId="27066F45" w14:textId="77777777" w:rsidR="0052642E" w:rsidRDefault="0052642E" w:rsidP="0001471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D313E3" w14:textId="77777777" w:rsidR="00E82E3D" w:rsidRPr="00F4410C" w:rsidRDefault="00501C89" w:rsidP="0001471C">
    <w:pPr>
      <w:pStyle w:val="Footer"/>
    </w:pPr>
    <w:r w:rsidRPr="006D21FC">
      <w:rPr>
        <w:noProof/>
        <w:lang w:eastAsia="nl-NL"/>
      </w:rPr>
      <mc:AlternateContent>
        <mc:Choice Requires="wps">
          <w:drawing>
            <wp:anchor distT="0" distB="0" distL="114300" distR="114300" simplePos="0" relativeHeight="251658248" behindDoc="0" locked="0" layoutInCell="1" allowOverlap="1" wp14:anchorId="1480E01E" wp14:editId="2F2298E5">
              <wp:simplePos x="0" y="0"/>
              <wp:positionH relativeFrom="page">
                <wp:posOffset>791845</wp:posOffset>
              </wp:positionH>
              <wp:positionV relativeFrom="page">
                <wp:posOffset>9361170</wp:posOffset>
              </wp:positionV>
              <wp:extent cx="5976000" cy="0"/>
              <wp:effectExtent l="0" t="0" r="0" b="0"/>
              <wp:wrapNone/>
              <wp:docPr id="47" name="Rechte verbindingslijn 4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5976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adec="http://schemas.microsoft.com/office/drawing/2017/decorative" xmlns:a="http://schemas.openxmlformats.org/drawingml/2006/main">
          <w:pict w14:anchorId="0BDAE3CE">
            <v:line id="Rechte verbindingslijn 47" style="position:absolute;z-index:25165824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alt="&quot;&quot;" o:spid="_x0000_s1026" strokecolor="black [3213]" strokeweight="1.5pt" from="62.35pt,737.1pt" to="532.9pt,737.1pt" w14:anchorId="6A756BE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">
              <w10:wrap anchorx="page"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ACA86A" w14:textId="77777777" w:rsidR="00262F3D" w:rsidRDefault="00262F3D" w:rsidP="0001471C">
      <w:r>
        <w:separator/>
      </w:r>
    </w:p>
  </w:footnote>
  <w:footnote w:type="continuationSeparator" w:id="0">
    <w:p w14:paraId="3C5A2A58" w14:textId="77777777" w:rsidR="00262F3D" w:rsidRDefault="00262F3D" w:rsidP="0001471C">
      <w:r>
        <w:continuationSeparator/>
      </w:r>
    </w:p>
  </w:footnote>
  <w:footnote w:type="continuationNotice" w:id="1">
    <w:p w14:paraId="1942E734" w14:textId="77777777" w:rsidR="00262F3D" w:rsidRPr="006D4DB8" w:rsidRDefault="00262F3D" w:rsidP="0001471C">
      <w:pPr>
        <w:pStyle w:val="Foote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8A21BC" w14:textId="77777777" w:rsidR="00E82E3D" w:rsidRDefault="00E82E3D" w:rsidP="0001471C">
    <w:r w:rsidRPr="006D21FC">
      <w:rPr>
        <w:noProof/>
        <w:lang w:eastAsia="nl-NL"/>
      </w:rPr>
      <mc:AlternateContent>
        <mc:Choice Requires="wps">
          <w:drawing>
            <wp:anchor distT="0" distB="0" distL="114300" distR="114300" simplePos="0" relativeHeight="251658240" behindDoc="0" locked="0" layoutInCell="1" allowOverlap="1" wp14:anchorId="46A9A465" wp14:editId="7514A00A">
              <wp:simplePos x="0" y="0"/>
              <wp:positionH relativeFrom="page">
                <wp:posOffset>791845</wp:posOffset>
              </wp:positionH>
              <wp:positionV relativeFrom="page">
                <wp:posOffset>288290</wp:posOffset>
              </wp:positionV>
              <wp:extent cx="5976000" cy="0"/>
              <wp:effectExtent l="0" t="0" r="0" b="0"/>
              <wp:wrapNone/>
              <wp:docPr id="2" name="Rechte verbindingslijn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5976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adec="http://schemas.microsoft.com/office/drawing/2017/decorative" xmlns:a="http://schemas.openxmlformats.org/drawingml/2006/main">
          <w:pict w14:anchorId="32F8EB4F">
            <v:line id="Rechte verbindingslijn 2" style="position:absolute;z-index:25165824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alt="&quot;&quot;" o:spid="_x0000_s1026" strokecolor="black [3213]" strokeweight="1.5pt" from="62.35pt,22.7pt" to="532.9pt,22.7pt" w14:anchorId="3E4C7F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">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F0F97" w14:textId="77777777" w:rsidR="00E82E3D" w:rsidRDefault="00E82E3D" w:rsidP="0001471C">
    <w:r w:rsidRPr="006D21FC">
      <w:rPr>
        <w:noProof/>
        <w:lang w:eastAsia="nl-NL"/>
      </w:rPr>
      <mc:AlternateContent>
        <mc:Choice Requires="wps">
          <w:drawing>
            <wp:anchor distT="0" distB="0" distL="114300" distR="114300" simplePos="0" relativeHeight="251658241" behindDoc="0" locked="0" layoutInCell="1" allowOverlap="1" wp14:anchorId="334C884F" wp14:editId="1A160F1A">
              <wp:simplePos x="0" y="0"/>
              <wp:positionH relativeFrom="page">
                <wp:posOffset>791845</wp:posOffset>
              </wp:positionH>
              <wp:positionV relativeFrom="page">
                <wp:posOffset>288290</wp:posOffset>
              </wp:positionV>
              <wp:extent cx="5976000" cy="0"/>
              <wp:effectExtent l="0" t="0" r="0" b="0"/>
              <wp:wrapNone/>
              <wp:docPr id="5" name="Rechte verbindingslijn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5976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adec="http://schemas.microsoft.com/office/drawing/2017/decorative" xmlns:a="http://schemas.openxmlformats.org/drawingml/2006/main">
          <w:pict w14:anchorId="10758534">
            <v:line id="Rechte verbindingslijn 5" style="position:absolute;z-index:251658241;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alt="&quot;&quot;" o:spid="_x0000_s1026" strokecolor="black [3213]" strokeweight="1.5pt" from="62.35pt,22.7pt" to="532.9pt,22.7pt" w14:anchorId="53D05D9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">
              <w10:wrap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844898" w14:textId="77777777" w:rsidR="00E82E3D" w:rsidRDefault="00E82E3D" w:rsidP="0001471C">
    <w:r w:rsidRPr="006D21FC">
      <w:rPr>
        <w:noProof/>
        <w:lang w:eastAsia="nl-NL"/>
      </w:rPr>
      <mc:AlternateContent>
        <mc:Choice Requires="wps">
          <w:drawing>
            <wp:anchor distT="0" distB="0" distL="114300" distR="114300" simplePos="0" relativeHeight="251658244" behindDoc="0" locked="0" layoutInCell="1" allowOverlap="1" wp14:anchorId="5B4E0819" wp14:editId="5B999500">
              <wp:simplePos x="0" y="0"/>
              <wp:positionH relativeFrom="page">
                <wp:posOffset>791845</wp:posOffset>
              </wp:positionH>
              <wp:positionV relativeFrom="page">
                <wp:posOffset>288290</wp:posOffset>
              </wp:positionV>
              <wp:extent cx="5976000" cy="0"/>
              <wp:effectExtent l="0" t="0" r="0" b="0"/>
              <wp:wrapNone/>
              <wp:docPr id="9" name="Rechte verbindingslijn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5976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adec="http://schemas.microsoft.com/office/drawing/2017/decorative" xmlns:a="http://schemas.openxmlformats.org/drawingml/2006/main">
          <w:pict w14:anchorId="7E6D8BFF">
            <v:line id="Rechte verbindingslijn 9" style="position:absolute;z-index:25165824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alt="&quot;&quot;" o:spid="_x0000_s1026" strokecolor="black [3213]" strokeweight="1.5pt" from="62.35pt,22.7pt" to="532.9pt,22.7pt" w14:anchorId="1241984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">
              <w10:wrap anchorx="page" anchory="page"/>
            </v:line>
          </w:pict>
        </mc:Fallback>
      </mc:AlternateContent>
    </w:r>
    <w:r w:rsidRPr="006D21FC">
      <w:rPr>
        <w:noProof/>
        <w:lang w:eastAsia="nl-NL"/>
      </w:rPr>
      <mc:AlternateContent>
        <mc:Choice Requires="wps">
          <w:drawing>
            <wp:anchor distT="0" distB="0" distL="114300" distR="114300" simplePos="0" relativeHeight="251658242" behindDoc="0" locked="0" layoutInCell="1" allowOverlap="1" wp14:anchorId="2DF60CC0" wp14:editId="5353DCDE">
              <wp:simplePos x="0" y="0"/>
              <wp:positionH relativeFrom="page">
                <wp:posOffset>7428805</wp:posOffset>
              </wp:positionH>
              <wp:positionV relativeFrom="page">
                <wp:posOffset>3528695</wp:posOffset>
              </wp:positionV>
              <wp:extent cx="5616000" cy="0"/>
              <wp:effectExtent l="2807970" t="0" r="0" b="2830830"/>
              <wp:wrapNone/>
              <wp:docPr id="4" name="Rechte verbindingslijn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rot="5400000">
                        <a:off x="0" y="0"/>
                        <a:ext cx="5616000" cy="0"/>
                      </a:xfrm>
                      <a:prstGeom prst="line">
                        <a:avLst/>
                      </a:prstGeom>
                      <a:ln w="12700">
                        <a:solidFill>
                          <a:srgbClr val="7F7F7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adec="http://schemas.microsoft.com/office/drawing/2017/decorative" xmlns:a="http://schemas.openxmlformats.org/drawingml/2006/main">
          <w:pict w14:anchorId="6215E997">
            <v:line id="Rechte verbindingslijn 4" style="position:absolute;rotation:90;z-index:25165824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alt="&quot;&quot;" o:spid="_x0000_s1026" strokecolor="#7f7f7f" strokeweight="1pt" from="584.95pt,277.85pt" to="1027.15pt,277.85pt" w14:anchorId="3EFC4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">
              <w10:wrap anchorx="page" anchory="page"/>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6558E" w14:textId="77777777" w:rsidR="00E82E3D" w:rsidRDefault="00E82E3D" w:rsidP="0001471C"/>
  <w:p w14:paraId="23CCF2D8" w14:textId="77777777" w:rsidR="00E82E3D" w:rsidRDefault="0052642E" w:rsidP="0001471C">
    <w:r w:rsidRPr="006D21FC">
      <w:rPr>
        <w:noProof/>
        <w:lang w:eastAsia="nl-NL"/>
      </w:rPr>
      <mc:AlternateContent>
        <mc:Choice Requires="wps">
          <w:drawing>
            <wp:anchor distT="0" distB="0" distL="114300" distR="114300" simplePos="0" relativeHeight="251658245" behindDoc="0" locked="0" layoutInCell="1" allowOverlap="1" wp14:anchorId="0EECA800" wp14:editId="27F5D22E">
              <wp:simplePos x="0" y="0"/>
              <wp:positionH relativeFrom="page">
                <wp:posOffset>7452995</wp:posOffset>
              </wp:positionH>
              <wp:positionV relativeFrom="margin">
                <wp:align>top</wp:align>
              </wp:positionV>
              <wp:extent cx="5976000" cy="0"/>
              <wp:effectExtent l="0" t="2857" r="40957" b="21908"/>
              <wp:wrapNone/>
              <wp:docPr id="6" name="Rechte verbindingslijn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rot="5400000">
                        <a:off x="0" y="0"/>
                        <a:ext cx="5976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adec="http://schemas.microsoft.com/office/drawing/2017/decorative" xmlns:a="http://schemas.openxmlformats.org/drawingml/2006/main">
          <w:pict w14:anchorId="0E43DDCF">
            <v:line id="Rechte verbindingslijn 6" style="position:absolute;rotation:90;z-index:251658245;visibility:visible;mso-wrap-style:square;mso-width-percent:0;mso-wrap-distance-left:9pt;mso-wrap-distance-top:0;mso-wrap-distance-right:9pt;mso-wrap-distance-bottom:0;mso-position-horizontal:absolute;mso-position-horizontal-relative:page;mso-position-vertical:top;mso-position-vertical-relative:margin;mso-width-percent:0;mso-width-relative:margin" alt="&quot;&quot;" o:spid="_x0000_s1026" strokecolor="black [3213]" strokeweight="1.5pt" from="586.85pt,0" to="1057.4pt,0" w14:anchorId="15B806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">
              <w10:wrap anchorx="page" anchory="margin"/>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E27F0" w14:textId="77777777" w:rsidR="0052642E" w:rsidRDefault="0052642E" w:rsidP="0001471C">
    <w:r w:rsidRPr="006D21FC">
      <w:rPr>
        <w:noProof/>
        <w:lang w:eastAsia="nl-NL"/>
      </w:rPr>
      <mc:AlternateContent>
        <mc:Choice Requires="wps">
          <w:drawing>
            <wp:anchor distT="0" distB="0" distL="114300" distR="114300" simplePos="0" relativeHeight="251658247" behindDoc="0" locked="0" layoutInCell="1" allowOverlap="1" wp14:anchorId="3D52226C" wp14:editId="12FF5C1C">
              <wp:simplePos x="0" y="0"/>
              <wp:positionH relativeFrom="page">
                <wp:posOffset>7597440</wp:posOffset>
              </wp:positionH>
              <wp:positionV relativeFrom="page">
                <wp:posOffset>3774631</wp:posOffset>
              </wp:positionV>
              <wp:extent cx="5616000" cy="0"/>
              <wp:effectExtent l="2807970" t="0" r="0" b="2830830"/>
              <wp:wrapNone/>
              <wp:docPr id="38" name="Rechte verbindingslijn 3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rot="5400000">
                        <a:off x="0" y="0"/>
                        <a:ext cx="5616000" cy="0"/>
                      </a:xfrm>
                      <a:prstGeom prst="line">
                        <a:avLst/>
                      </a:prstGeom>
                      <a:ln w="12700">
                        <a:solidFill>
                          <a:srgbClr val="7F7F7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adec="http://schemas.microsoft.com/office/drawing/2017/decorative" xmlns:a="http://schemas.openxmlformats.org/drawingml/2006/main">
          <w:pict w14:anchorId="3F7D2CFB">
            <v:line id="Rechte verbindingslijn 38" style="position:absolute;rotation:90;z-index:251658247;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alt="&quot;&quot;" o:spid="_x0000_s1026" strokecolor="#7f7f7f" strokeweight="1pt" from="598.2pt,297.2pt" to="1040.4pt,297.2pt" w14:anchorId="169EB8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">
              <w10:wrap anchorx="page" anchory="page"/>
            </v:line>
          </w:pict>
        </mc:Fallback>
      </mc:AlternateContent>
    </w:r>
  </w:p>
  <w:p w14:paraId="0FEEE361" w14:textId="77777777" w:rsidR="0052642E" w:rsidRDefault="0052642E" w:rsidP="0001471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EA727" w14:textId="77777777" w:rsidR="00E82E3D" w:rsidRDefault="00E82E3D" w:rsidP="0001471C">
    <w:r w:rsidRPr="006D21FC">
      <w:rPr>
        <w:noProof/>
        <w:lang w:eastAsia="nl-NL"/>
      </w:rPr>
      <mc:AlternateContent>
        <mc:Choice Requires="wps">
          <w:drawing>
            <wp:anchor distT="0" distB="0" distL="114300" distR="114300" simplePos="0" relativeHeight="251658243" behindDoc="0" locked="0" layoutInCell="1" allowOverlap="1" wp14:anchorId="697D4D99" wp14:editId="0716E5F7">
              <wp:simplePos x="0" y="0"/>
              <wp:positionH relativeFrom="page">
                <wp:posOffset>7600759</wp:posOffset>
              </wp:positionH>
              <wp:positionV relativeFrom="page">
                <wp:posOffset>3795479</wp:posOffset>
              </wp:positionV>
              <wp:extent cx="5616000" cy="0"/>
              <wp:effectExtent l="2807970" t="0" r="0" b="2830830"/>
              <wp:wrapNone/>
              <wp:docPr id="12" name="Rechte verbindingslijn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rot="5400000">
                        <a:off x="0" y="0"/>
                        <a:ext cx="5616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adec="http://schemas.microsoft.com/office/drawing/2017/decorative" xmlns:a="http://schemas.openxmlformats.org/drawingml/2006/main">
          <w:pict w14:anchorId="201DD9CB">
            <v:line id="Rechte verbindingslijn 12" style="position:absolute;rotation:90;z-index:251658243;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alt="&quot;&quot;" o:spid="_x0000_s1026" strokecolor="black [3213]" strokeweight="1pt" from="598.5pt,298.85pt" to="1040.7pt,298.85pt" w14:anchorId="4D5A4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">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4620AC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690B07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8DEE77C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182796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6ACC24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9E57E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B260D2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1F296E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074D83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71A9F3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AF72A4"/>
    <w:multiLevelType w:val="multilevel"/>
    <w:tmpl w:val="77D80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834C0D"/>
    <w:multiLevelType w:val="hybridMultilevel"/>
    <w:tmpl w:val="8154DE1A"/>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0AE107B7"/>
    <w:multiLevelType w:val="multilevel"/>
    <w:tmpl w:val="593A5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4C0A4F"/>
    <w:multiLevelType w:val="multilevel"/>
    <w:tmpl w:val="3FAC2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A27533"/>
    <w:multiLevelType w:val="multilevel"/>
    <w:tmpl w:val="F042B8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8E3BC3"/>
    <w:multiLevelType w:val="multilevel"/>
    <w:tmpl w:val="DCD461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C45B5A"/>
    <w:multiLevelType w:val="multilevel"/>
    <w:tmpl w:val="A89A9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752014"/>
    <w:multiLevelType w:val="multilevel"/>
    <w:tmpl w:val="94F2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4007F2"/>
    <w:multiLevelType w:val="hybridMultilevel"/>
    <w:tmpl w:val="36FE1836"/>
    <w:lvl w:ilvl="0" w:tplc="0D28116E">
      <w:start w:val="1"/>
      <w:numFmt w:val="bullet"/>
      <w:pStyle w:val="Colophonopsomming"/>
      <w:lvlText w:val=""/>
      <w:lvlJc w:val="left"/>
      <w:pPr>
        <w:ind w:left="720" w:hanging="360"/>
      </w:pPr>
      <w:rPr>
        <w:rFonts w:ascii="Symbol" w:hAnsi="Symbol" w:hint="default"/>
        <w:color w:val="auto"/>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F6C26BA"/>
    <w:multiLevelType w:val="multilevel"/>
    <w:tmpl w:val="46408C90"/>
    <w:lvl w:ilvl="0">
      <w:start w:val="1"/>
      <w:numFmt w:val="lowerLetter"/>
      <w:pStyle w:val="Opsommingabc"/>
      <w:lvlText w:val="%1."/>
      <w:lvlJc w:val="left"/>
      <w:pPr>
        <w:ind w:left="340" w:hanging="34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0" w15:restartNumberingAfterBreak="0">
    <w:nsid w:val="1FA40DCC"/>
    <w:multiLevelType w:val="multilevel"/>
    <w:tmpl w:val="DCD461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F85EE0"/>
    <w:multiLevelType w:val="multilevel"/>
    <w:tmpl w:val="E2A8F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1526E9"/>
    <w:multiLevelType w:val="hybridMultilevel"/>
    <w:tmpl w:val="7B04D342"/>
    <w:lvl w:ilvl="0" w:tplc="37760A0A">
      <w:start w:val="1"/>
      <w:numFmt w:val="bullet"/>
      <w:pStyle w:val="Opsommingtabel"/>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3AF7603"/>
    <w:multiLevelType w:val="hybridMultilevel"/>
    <w:tmpl w:val="62442DB8"/>
    <w:lvl w:ilvl="0" w:tplc="4D66BC4A">
      <w:start w:val="1"/>
      <w:numFmt w:val="bullet"/>
      <w:lvlText w:val=""/>
      <w:lvlJc w:val="left"/>
      <w:pPr>
        <w:ind w:left="720" w:hanging="360"/>
      </w:pPr>
      <w:rPr>
        <w:rFonts w:ascii="Symbol" w:hAnsi="Symbol" w:hint="default"/>
        <w:color w:val="auto"/>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33F73A21"/>
    <w:multiLevelType w:val="multilevel"/>
    <w:tmpl w:val="8A148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445F39"/>
    <w:multiLevelType w:val="multilevel"/>
    <w:tmpl w:val="C94621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D30E03"/>
    <w:multiLevelType w:val="multilevel"/>
    <w:tmpl w:val="6400C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F65346"/>
    <w:multiLevelType w:val="multilevel"/>
    <w:tmpl w:val="C69A7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D80F1D"/>
    <w:multiLevelType w:val="multilevel"/>
    <w:tmpl w:val="2092F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302CC1"/>
    <w:multiLevelType w:val="multilevel"/>
    <w:tmpl w:val="4C502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117C50"/>
    <w:multiLevelType w:val="multilevel"/>
    <w:tmpl w:val="A1585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902AEC"/>
    <w:multiLevelType w:val="hybridMultilevel"/>
    <w:tmpl w:val="B6D6D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8921C2"/>
    <w:multiLevelType w:val="multilevel"/>
    <w:tmpl w:val="17047350"/>
    <w:styleLink w:val="LijstBullets"/>
    <w:lvl w:ilvl="0">
      <w:start w:val="1"/>
      <w:numFmt w:val="bullet"/>
      <w:lvlText w:val="●"/>
      <w:lvlJc w:val="left"/>
      <w:pPr>
        <w:ind w:left="170" w:hanging="170"/>
      </w:pPr>
      <w:rPr>
        <w:rFonts w:ascii="Verdana" w:hAnsi="Verdana" w:hint="default"/>
        <w:sz w:val="17"/>
      </w:rPr>
    </w:lvl>
    <w:lvl w:ilvl="1">
      <w:start w:val="1"/>
      <w:numFmt w:val="bullet"/>
      <w:lvlText w:val="-"/>
      <w:lvlJc w:val="left"/>
      <w:pPr>
        <w:ind w:left="340" w:hanging="170"/>
      </w:pPr>
      <w:rPr>
        <w:rFonts w:ascii="Verdana" w:hAnsi="Verdana" w:hint="default"/>
      </w:rPr>
    </w:lvl>
    <w:lvl w:ilvl="2">
      <w:start w:val="1"/>
      <w:numFmt w:val="bullet"/>
      <w:lvlText w:val=""/>
      <w:lvlJc w:val="left"/>
      <w:pPr>
        <w:ind w:left="510" w:hanging="170"/>
      </w:pPr>
      <w:rPr>
        <w:rFonts w:ascii="Wingdings" w:hAnsi="Wingdings" w:hint="default"/>
      </w:rPr>
    </w:lvl>
    <w:lvl w:ilvl="3">
      <w:start w:val="1"/>
      <w:numFmt w:val="decimal"/>
      <w:lvlText w:val="(%4)"/>
      <w:lvlJc w:val="left"/>
      <w:pPr>
        <w:ind w:left="680" w:hanging="170"/>
      </w:pPr>
      <w:rPr>
        <w:rFonts w:hint="default"/>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33" w15:restartNumberingAfterBreak="0">
    <w:nsid w:val="4AD8728E"/>
    <w:multiLevelType w:val="multilevel"/>
    <w:tmpl w:val="E4D6A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D920EA"/>
    <w:multiLevelType w:val="multilevel"/>
    <w:tmpl w:val="E0608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3F0BC7"/>
    <w:multiLevelType w:val="multilevel"/>
    <w:tmpl w:val="12DE3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544C05"/>
    <w:multiLevelType w:val="multilevel"/>
    <w:tmpl w:val="E5488BA8"/>
    <w:lvl w:ilvl="0">
      <w:start w:val="1"/>
      <w:numFmt w:val="decimal"/>
      <w:pStyle w:val="Opsomming123"/>
      <w:lvlText w:val="%1."/>
      <w:lvlJc w:val="left"/>
      <w:pPr>
        <w:ind w:left="340" w:hanging="34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7" w15:restartNumberingAfterBreak="0">
    <w:nsid w:val="5F4C38D5"/>
    <w:multiLevelType w:val="multilevel"/>
    <w:tmpl w:val="DF042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C60B67"/>
    <w:multiLevelType w:val="multilevel"/>
    <w:tmpl w:val="65A26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0C4DCF"/>
    <w:multiLevelType w:val="multilevel"/>
    <w:tmpl w:val="79E6E7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020CB6"/>
    <w:multiLevelType w:val="multilevel"/>
    <w:tmpl w:val="9A925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721E20"/>
    <w:multiLevelType w:val="multilevel"/>
    <w:tmpl w:val="ED52E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A80300"/>
    <w:multiLevelType w:val="hybridMultilevel"/>
    <w:tmpl w:val="7CF2C78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3" w15:restartNumberingAfterBreak="0">
    <w:nsid w:val="79EA66F7"/>
    <w:multiLevelType w:val="hybridMultilevel"/>
    <w:tmpl w:val="5A422AD0"/>
    <w:lvl w:ilvl="0" w:tplc="EB7EC98E">
      <w:start w:val="1"/>
      <w:numFmt w:val="decimal"/>
      <w:lvlText w:val="Bijlage %1"/>
      <w:lvlJc w:val="left"/>
      <w:pPr>
        <w:ind w:left="928"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44" w15:restartNumberingAfterBreak="0">
    <w:nsid w:val="7A1009DE"/>
    <w:multiLevelType w:val="multilevel"/>
    <w:tmpl w:val="83E672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F37C2D"/>
    <w:multiLevelType w:val="hybridMultilevel"/>
    <w:tmpl w:val="2076C280"/>
    <w:lvl w:ilvl="0" w:tplc="3368A9A4">
      <w:start w:val="1"/>
      <w:numFmt w:val="bullet"/>
      <w:pStyle w:val="Opsomming1"/>
      <w:lvlText w:val=""/>
      <w:lvlJc w:val="left"/>
      <w:pPr>
        <w:ind w:left="717" w:hanging="360"/>
      </w:pPr>
      <w:rPr>
        <w:rFonts w:ascii="Symbol" w:hAnsi="Symbol" w:hint="default"/>
      </w:rPr>
    </w:lvl>
    <w:lvl w:ilvl="1" w:tplc="DBA2676E">
      <w:start w:val="1"/>
      <w:numFmt w:val="bullet"/>
      <w:pStyle w:val="Opsomming2"/>
      <w:lvlText w:val="o"/>
      <w:lvlJc w:val="left"/>
      <w:pPr>
        <w:ind w:left="1437" w:hanging="360"/>
      </w:pPr>
      <w:rPr>
        <w:rFonts w:ascii="Courier New" w:hAnsi="Courier New" w:cs="Courier New" w:hint="default"/>
      </w:rPr>
    </w:lvl>
    <w:lvl w:ilvl="2" w:tplc="211A2FC6">
      <w:start w:val="1"/>
      <w:numFmt w:val="bullet"/>
      <w:pStyle w:val="Opsomming3"/>
      <w:lvlText w:val=""/>
      <w:lvlJc w:val="left"/>
      <w:pPr>
        <w:ind w:left="2157" w:hanging="360"/>
      </w:pPr>
      <w:rPr>
        <w:rFonts w:ascii="Wingdings" w:hAnsi="Wingdings" w:hint="default"/>
      </w:rPr>
    </w:lvl>
    <w:lvl w:ilvl="3" w:tplc="04130001">
      <w:start w:val="1"/>
      <w:numFmt w:val="bullet"/>
      <w:lvlText w:val=""/>
      <w:lvlJc w:val="left"/>
      <w:pPr>
        <w:ind w:left="2877" w:hanging="360"/>
      </w:pPr>
      <w:rPr>
        <w:rFonts w:ascii="Symbol" w:hAnsi="Symbol" w:hint="default"/>
      </w:rPr>
    </w:lvl>
    <w:lvl w:ilvl="4" w:tplc="04130003" w:tentative="1">
      <w:start w:val="1"/>
      <w:numFmt w:val="bullet"/>
      <w:lvlText w:val="o"/>
      <w:lvlJc w:val="left"/>
      <w:pPr>
        <w:ind w:left="3597" w:hanging="360"/>
      </w:pPr>
      <w:rPr>
        <w:rFonts w:ascii="Courier New" w:hAnsi="Courier New" w:cs="Courier New" w:hint="default"/>
      </w:rPr>
    </w:lvl>
    <w:lvl w:ilvl="5" w:tplc="04130005" w:tentative="1">
      <w:start w:val="1"/>
      <w:numFmt w:val="bullet"/>
      <w:lvlText w:val=""/>
      <w:lvlJc w:val="left"/>
      <w:pPr>
        <w:ind w:left="4317" w:hanging="360"/>
      </w:pPr>
      <w:rPr>
        <w:rFonts w:ascii="Wingdings" w:hAnsi="Wingdings" w:hint="default"/>
      </w:rPr>
    </w:lvl>
    <w:lvl w:ilvl="6" w:tplc="04130001" w:tentative="1">
      <w:start w:val="1"/>
      <w:numFmt w:val="bullet"/>
      <w:lvlText w:val=""/>
      <w:lvlJc w:val="left"/>
      <w:pPr>
        <w:ind w:left="5037" w:hanging="360"/>
      </w:pPr>
      <w:rPr>
        <w:rFonts w:ascii="Symbol" w:hAnsi="Symbol" w:hint="default"/>
      </w:rPr>
    </w:lvl>
    <w:lvl w:ilvl="7" w:tplc="04130003" w:tentative="1">
      <w:start w:val="1"/>
      <w:numFmt w:val="bullet"/>
      <w:lvlText w:val="o"/>
      <w:lvlJc w:val="left"/>
      <w:pPr>
        <w:ind w:left="5757" w:hanging="360"/>
      </w:pPr>
      <w:rPr>
        <w:rFonts w:ascii="Courier New" w:hAnsi="Courier New" w:cs="Courier New" w:hint="default"/>
      </w:rPr>
    </w:lvl>
    <w:lvl w:ilvl="8" w:tplc="04130005" w:tentative="1">
      <w:start w:val="1"/>
      <w:numFmt w:val="bullet"/>
      <w:lvlText w:val=""/>
      <w:lvlJc w:val="left"/>
      <w:pPr>
        <w:ind w:left="6477" w:hanging="360"/>
      </w:pPr>
      <w:rPr>
        <w:rFonts w:ascii="Wingdings" w:hAnsi="Wingdings" w:hint="default"/>
      </w:rPr>
    </w:lvl>
  </w:abstractNum>
  <w:abstractNum w:abstractNumId="46" w15:restartNumberingAfterBreak="0">
    <w:nsid w:val="7CA33F8E"/>
    <w:multiLevelType w:val="multilevel"/>
    <w:tmpl w:val="69FA0FFE"/>
    <w:lvl w:ilvl="0">
      <w:start w:val="1"/>
      <w:numFmt w:val="decimal"/>
      <w:lvlText w:val="%1)"/>
      <w:lvlJc w:val="left"/>
      <w:pPr>
        <w:ind w:left="340" w:hanging="340"/>
      </w:pPr>
      <w:rPr>
        <w:rFonts w:hint="default"/>
      </w:rPr>
    </w:lvl>
    <w:lvl w:ilvl="1">
      <w:start w:val="1"/>
      <w:numFmt w:val="lowerLetter"/>
      <w:lvlText w:val="%2)"/>
      <w:lvlJc w:val="left"/>
      <w:pPr>
        <w:ind w:left="680" w:hanging="340"/>
      </w:pPr>
      <w:rPr>
        <w:rFonts w:hint="default"/>
      </w:rPr>
    </w:lvl>
    <w:lvl w:ilvl="2">
      <w:start w:val="1"/>
      <w:numFmt w:val="lowerRoman"/>
      <w:lvlText w:val="%3)"/>
      <w:lvlJc w:val="left"/>
      <w:pPr>
        <w:ind w:left="1020" w:hanging="340"/>
      </w:pPr>
      <w:rPr>
        <w:rFonts w:hint="default"/>
      </w:rPr>
    </w:lvl>
    <w:lvl w:ilvl="3">
      <w:start w:val="1"/>
      <w:numFmt w:val="decimal"/>
      <w:lvlText w:val="(%4)"/>
      <w:lvlJc w:val="left"/>
      <w:pPr>
        <w:ind w:left="1360" w:hanging="340"/>
      </w:pPr>
      <w:rPr>
        <w:rFonts w:hint="default"/>
      </w:rPr>
    </w:lvl>
    <w:lvl w:ilvl="4">
      <w:start w:val="1"/>
      <w:numFmt w:val="lowerLetter"/>
      <w:lvlText w:val="(%5)"/>
      <w:lvlJc w:val="left"/>
      <w:pPr>
        <w:ind w:left="1700" w:hanging="340"/>
      </w:pPr>
      <w:rPr>
        <w:rFonts w:hint="default"/>
      </w:rPr>
    </w:lvl>
    <w:lvl w:ilvl="5">
      <w:start w:val="1"/>
      <w:numFmt w:val="lowerRoman"/>
      <w:lvlText w:val="(%6)"/>
      <w:lvlJc w:val="left"/>
      <w:pPr>
        <w:ind w:left="2040" w:hanging="340"/>
      </w:pPr>
      <w:rPr>
        <w:rFonts w:hint="default"/>
      </w:rPr>
    </w:lvl>
    <w:lvl w:ilvl="6">
      <w:start w:val="1"/>
      <w:numFmt w:val="decimal"/>
      <w:lvlText w:val="%7."/>
      <w:lvlJc w:val="left"/>
      <w:pPr>
        <w:ind w:left="2380" w:hanging="340"/>
      </w:pPr>
      <w:rPr>
        <w:rFonts w:hint="default"/>
      </w:rPr>
    </w:lvl>
    <w:lvl w:ilvl="7">
      <w:start w:val="1"/>
      <w:numFmt w:val="lowerLetter"/>
      <w:lvlText w:val="%8."/>
      <w:lvlJc w:val="left"/>
      <w:pPr>
        <w:ind w:left="2720" w:hanging="340"/>
      </w:pPr>
      <w:rPr>
        <w:rFonts w:hint="default"/>
      </w:rPr>
    </w:lvl>
    <w:lvl w:ilvl="8">
      <w:start w:val="1"/>
      <w:numFmt w:val="lowerRoman"/>
      <w:lvlText w:val="%9."/>
      <w:lvlJc w:val="left"/>
      <w:pPr>
        <w:ind w:left="3060" w:hanging="340"/>
      </w:pPr>
      <w:rPr>
        <w:rFonts w:hint="default"/>
      </w:rPr>
    </w:lvl>
  </w:abstractNum>
  <w:abstractNum w:abstractNumId="47" w15:restartNumberingAfterBreak="0">
    <w:nsid w:val="7FFC49CB"/>
    <w:multiLevelType w:val="multilevel"/>
    <w:tmpl w:val="46523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4308348">
    <w:abstractNumId w:val="22"/>
  </w:num>
  <w:num w:numId="2" w16cid:durableId="926811716">
    <w:abstractNumId w:val="9"/>
  </w:num>
  <w:num w:numId="3" w16cid:durableId="1889217047">
    <w:abstractNumId w:val="7"/>
  </w:num>
  <w:num w:numId="4" w16cid:durableId="543912535">
    <w:abstractNumId w:val="6"/>
  </w:num>
  <w:num w:numId="5" w16cid:durableId="228082342">
    <w:abstractNumId w:val="5"/>
  </w:num>
  <w:num w:numId="6" w16cid:durableId="1062023095">
    <w:abstractNumId w:val="4"/>
  </w:num>
  <w:num w:numId="7" w16cid:durableId="1864517801">
    <w:abstractNumId w:val="8"/>
  </w:num>
  <w:num w:numId="8" w16cid:durableId="330332809">
    <w:abstractNumId w:val="3"/>
  </w:num>
  <w:num w:numId="9" w16cid:durableId="645667253">
    <w:abstractNumId w:val="2"/>
  </w:num>
  <w:num w:numId="10" w16cid:durableId="385881532">
    <w:abstractNumId w:val="1"/>
  </w:num>
  <w:num w:numId="11" w16cid:durableId="1410496183">
    <w:abstractNumId w:val="0"/>
  </w:num>
  <w:num w:numId="12" w16cid:durableId="873007735">
    <w:abstractNumId w:val="43"/>
  </w:num>
  <w:num w:numId="13" w16cid:durableId="1660574429">
    <w:abstractNumId w:val="14"/>
  </w:num>
  <w:num w:numId="14" w16cid:durableId="859583959">
    <w:abstractNumId w:val="32"/>
  </w:num>
  <w:num w:numId="15" w16cid:durableId="1669139224">
    <w:abstractNumId w:val="18"/>
  </w:num>
  <w:num w:numId="16" w16cid:durableId="1664503364">
    <w:abstractNumId w:val="36"/>
  </w:num>
  <w:num w:numId="17" w16cid:durableId="1707608404">
    <w:abstractNumId w:val="19"/>
  </w:num>
  <w:num w:numId="18" w16cid:durableId="1185170720">
    <w:abstractNumId w:val="45"/>
  </w:num>
  <w:num w:numId="19" w16cid:durableId="515537640">
    <w:abstractNumId w:val="42"/>
  </w:num>
  <w:num w:numId="20" w16cid:durableId="1990787404">
    <w:abstractNumId w:val="23"/>
  </w:num>
  <w:num w:numId="21" w16cid:durableId="80031500">
    <w:abstractNumId w:val="11"/>
  </w:num>
  <w:num w:numId="22" w16cid:durableId="2042440579">
    <w:abstractNumId w:val="46"/>
  </w:num>
  <w:num w:numId="23" w16cid:durableId="1015690761">
    <w:abstractNumId w:val="29"/>
  </w:num>
  <w:num w:numId="24" w16cid:durableId="1237595508">
    <w:abstractNumId w:val="28"/>
  </w:num>
  <w:num w:numId="25" w16cid:durableId="44263191">
    <w:abstractNumId w:val="37"/>
  </w:num>
  <w:num w:numId="26" w16cid:durableId="633371951">
    <w:abstractNumId w:val="40"/>
  </w:num>
  <w:num w:numId="27" w16cid:durableId="338891366">
    <w:abstractNumId w:val="35"/>
  </w:num>
  <w:num w:numId="28" w16cid:durableId="447819064">
    <w:abstractNumId w:val="47"/>
  </w:num>
  <w:num w:numId="29" w16cid:durableId="2102289899">
    <w:abstractNumId w:val="41"/>
  </w:num>
  <w:num w:numId="30" w16cid:durableId="1750694705">
    <w:abstractNumId w:val="17"/>
  </w:num>
  <w:num w:numId="31" w16cid:durableId="1417558304">
    <w:abstractNumId w:val="38"/>
  </w:num>
  <w:num w:numId="32" w16cid:durableId="1772235856">
    <w:abstractNumId w:val="27"/>
  </w:num>
  <w:num w:numId="33" w16cid:durableId="1997952082">
    <w:abstractNumId w:val="26"/>
  </w:num>
  <w:num w:numId="34" w16cid:durableId="755907318">
    <w:abstractNumId w:val="33"/>
  </w:num>
  <w:num w:numId="35" w16cid:durableId="1151404118">
    <w:abstractNumId w:val="21"/>
  </w:num>
  <w:num w:numId="36" w16cid:durableId="2018845314">
    <w:abstractNumId w:val="13"/>
  </w:num>
  <w:num w:numId="37" w16cid:durableId="744836918">
    <w:abstractNumId w:val="15"/>
  </w:num>
  <w:num w:numId="38" w16cid:durableId="151024540">
    <w:abstractNumId w:val="12"/>
  </w:num>
  <w:num w:numId="39" w16cid:durableId="1761948312">
    <w:abstractNumId w:val="39"/>
  </w:num>
  <w:num w:numId="40" w16cid:durableId="175046995">
    <w:abstractNumId w:val="30"/>
  </w:num>
  <w:num w:numId="41" w16cid:durableId="998920896">
    <w:abstractNumId w:val="44"/>
  </w:num>
  <w:num w:numId="42" w16cid:durableId="619188829">
    <w:abstractNumId w:val="34"/>
  </w:num>
  <w:num w:numId="43" w16cid:durableId="850998121">
    <w:abstractNumId w:val="24"/>
  </w:num>
  <w:num w:numId="44" w16cid:durableId="313222979">
    <w:abstractNumId w:val="10"/>
  </w:num>
  <w:num w:numId="45" w16cid:durableId="1108694614">
    <w:abstractNumId w:val="25"/>
  </w:num>
  <w:num w:numId="46" w16cid:durableId="287129500">
    <w:abstractNumId w:val="16"/>
  </w:num>
  <w:num w:numId="47" w16cid:durableId="202331867">
    <w:abstractNumId w:val="31"/>
  </w:num>
  <w:num w:numId="48" w16cid:durableId="715088045">
    <w:abstractNumId w:val="20"/>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intema, Nienke">
    <w15:presenceInfo w15:providerId="AD" w15:userId="S::nienke.beintema@wur.nl::8cbfdc8c-c140-4235-94ef-9188c9d33614"/>
  </w15:person>
  <w15:person w15:author="Cucchi, Carlo">
    <w15:presenceInfo w15:providerId="AD" w15:userId="S::carlo.cucchi@wur.nl::241db3f7-0173-4a1c-963f-4499887cdf9c"/>
  </w15:person>
  <w15:person w15:author="Gupta, Arnab">
    <w15:presenceInfo w15:providerId="AD" w15:userId="S::arnab.gupta@wur.nl::5bab2579-fda3-4e7e-b387-7c43edf94c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proofState w:spelling="clean" w:grammar="clean"/>
  <w:attachedTemplate r:id="rId1"/>
  <w:documentProtection w:formatting="1" w:enforcement="0"/>
  <w:defaultTabStop w:val="709"/>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A30"/>
    <w:rsid w:val="0001471C"/>
    <w:rsid w:val="0001549F"/>
    <w:rsid w:val="00015B77"/>
    <w:rsid w:val="000202DD"/>
    <w:rsid w:val="000228D8"/>
    <w:rsid w:val="00026458"/>
    <w:rsid w:val="00030420"/>
    <w:rsid w:val="00030430"/>
    <w:rsid w:val="00031DAA"/>
    <w:rsid w:val="000344C9"/>
    <w:rsid w:val="0003496B"/>
    <w:rsid w:val="0004007C"/>
    <w:rsid w:val="000433ED"/>
    <w:rsid w:val="00043E1B"/>
    <w:rsid w:val="00046E81"/>
    <w:rsid w:val="00047157"/>
    <w:rsid w:val="0004781D"/>
    <w:rsid w:val="0004790F"/>
    <w:rsid w:val="00053113"/>
    <w:rsid w:val="0005390D"/>
    <w:rsid w:val="00062A9A"/>
    <w:rsid w:val="00063E95"/>
    <w:rsid w:val="00066F76"/>
    <w:rsid w:val="0006793F"/>
    <w:rsid w:val="000712B9"/>
    <w:rsid w:val="00075B76"/>
    <w:rsid w:val="00076D76"/>
    <w:rsid w:val="000774CF"/>
    <w:rsid w:val="00085CE2"/>
    <w:rsid w:val="00086245"/>
    <w:rsid w:val="00086C84"/>
    <w:rsid w:val="00090E9F"/>
    <w:rsid w:val="000914D9"/>
    <w:rsid w:val="0009290B"/>
    <w:rsid w:val="00092CB7"/>
    <w:rsid w:val="00092F97"/>
    <w:rsid w:val="00094280"/>
    <w:rsid w:val="00095209"/>
    <w:rsid w:val="0009629B"/>
    <w:rsid w:val="000A6D5B"/>
    <w:rsid w:val="000B2994"/>
    <w:rsid w:val="000B2A5E"/>
    <w:rsid w:val="000B2AA0"/>
    <w:rsid w:val="000B5C29"/>
    <w:rsid w:val="000B7CBD"/>
    <w:rsid w:val="000C16F6"/>
    <w:rsid w:val="000D0A33"/>
    <w:rsid w:val="000D1713"/>
    <w:rsid w:val="000D5674"/>
    <w:rsid w:val="000E01F1"/>
    <w:rsid w:val="000E115F"/>
    <w:rsid w:val="000E62AE"/>
    <w:rsid w:val="000E7301"/>
    <w:rsid w:val="000F2BD3"/>
    <w:rsid w:val="000F3247"/>
    <w:rsid w:val="000F3C5A"/>
    <w:rsid w:val="000F519B"/>
    <w:rsid w:val="00103120"/>
    <w:rsid w:val="00103543"/>
    <w:rsid w:val="00104F56"/>
    <w:rsid w:val="001069C7"/>
    <w:rsid w:val="00106FE2"/>
    <w:rsid w:val="0010702C"/>
    <w:rsid w:val="00113F38"/>
    <w:rsid w:val="0011471E"/>
    <w:rsid w:val="001164A0"/>
    <w:rsid w:val="00117A97"/>
    <w:rsid w:val="00120126"/>
    <w:rsid w:val="00121607"/>
    <w:rsid w:val="00124A55"/>
    <w:rsid w:val="00127573"/>
    <w:rsid w:val="00132518"/>
    <w:rsid w:val="0013578D"/>
    <w:rsid w:val="00136FB9"/>
    <w:rsid w:val="00144D06"/>
    <w:rsid w:val="00147514"/>
    <w:rsid w:val="00151AF4"/>
    <w:rsid w:val="00152715"/>
    <w:rsid w:val="001551F4"/>
    <w:rsid w:val="00160987"/>
    <w:rsid w:val="00162082"/>
    <w:rsid w:val="001621C1"/>
    <w:rsid w:val="0016502B"/>
    <w:rsid w:val="00173902"/>
    <w:rsid w:val="00174959"/>
    <w:rsid w:val="00180A36"/>
    <w:rsid w:val="00181B81"/>
    <w:rsid w:val="00184065"/>
    <w:rsid w:val="00186751"/>
    <w:rsid w:val="00186F90"/>
    <w:rsid w:val="00187126"/>
    <w:rsid w:val="001910F4"/>
    <w:rsid w:val="001929B2"/>
    <w:rsid w:val="00192E6B"/>
    <w:rsid w:val="001A14D3"/>
    <w:rsid w:val="001A32FE"/>
    <w:rsid w:val="001A404B"/>
    <w:rsid w:val="001A6268"/>
    <w:rsid w:val="001A7819"/>
    <w:rsid w:val="001B0F7F"/>
    <w:rsid w:val="001B133A"/>
    <w:rsid w:val="001B23CF"/>
    <w:rsid w:val="001B2B23"/>
    <w:rsid w:val="001B6D37"/>
    <w:rsid w:val="001B78D1"/>
    <w:rsid w:val="001C0C01"/>
    <w:rsid w:val="001C1662"/>
    <w:rsid w:val="001C1E29"/>
    <w:rsid w:val="001C32F6"/>
    <w:rsid w:val="001C6686"/>
    <w:rsid w:val="001C7AA6"/>
    <w:rsid w:val="001D1B4F"/>
    <w:rsid w:val="001D35B8"/>
    <w:rsid w:val="001D41E6"/>
    <w:rsid w:val="001D52B1"/>
    <w:rsid w:val="001E1410"/>
    <w:rsid w:val="001E1719"/>
    <w:rsid w:val="001E4DA7"/>
    <w:rsid w:val="001E5C86"/>
    <w:rsid w:val="001E7146"/>
    <w:rsid w:val="001F038B"/>
    <w:rsid w:val="001F199E"/>
    <w:rsid w:val="001F34A1"/>
    <w:rsid w:val="001F6803"/>
    <w:rsid w:val="001F7136"/>
    <w:rsid w:val="00202A3E"/>
    <w:rsid w:val="0020550A"/>
    <w:rsid w:val="00206ECE"/>
    <w:rsid w:val="00211CBD"/>
    <w:rsid w:val="00232B67"/>
    <w:rsid w:val="00234D36"/>
    <w:rsid w:val="002368DA"/>
    <w:rsid w:val="00240BF4"/>
    <w:rsid w:val="002417AC"/>
    <w:rsid w:val="00241E5C"/>
    <w:rsid w:val="00243A17"/>
    <w:rsid w:val="00244302"/>
    <w:rsid w:val="002456E4"/>
    <w:rsid w:val="00254372"/>
    <w:rsid w:val="002557F4"/>
    <w:rsid w:val="00255B03"/>
    <w:rsid w:val="00256DE3"/>
    <w:rsid w:val="00262705"/>
    <w:rsid w:val="00262F3D"/>
    <w:rsid w:val="002644E9"/>
    <w:rsid w:val="00264E44"/>
    <w:rsid w:val="00265DEF"/>
    <w:rsid w:val="00267DBC"/>
    <w:rsid w:val="00271F25"/>
    <w:rsid w:val="0027409F"/>
    <w:rsid w:val="0027488A"/>
    <w:rsid w:val="00274A63"/>
    <w:rsid w:val="00275751"/>
    <w:rsid w:val="00275C06"/>
    <w:rsid w:val="00275C9D"/>
    <w:rsid w:val="00277A7E"/>
    <w:rsid w:val="002801F7"/>
    <w:rsid w:val="00287150"/>
    <w:rsid w:val="0029021D"/>
    <w:rsid w:val="002917FB"/>
    <w:rsid w:val="002919E4"/>
    <w:rsid w:val="00297EEE"/>
    <w:rsid w:val="002A17EB"/>
    <w:rsid w:val="002A1E78"/>
    <w:rsid w:val="002A22DE"/>
    <w:rsid w:val="002A2F41"/>
    <w:rsid w:val="002B10F9"/>
    <w:rsid w:val="002B504D"/>
    <w:rsid w:val="002B548A"/>
    <w:rsid w:val="002B70AC"/>
    <w:rsid w:val="002B7835"/>
    <w:rsid w:val="002C2DDF"/>
    <w:rsid w:val="002C3FDB"/>
    <w:rsid w:val="002C7453"/>
    <w:rsid w:val="002D1E4A"/>
    <w:rsid w:val="002D3BB5"/>
    <w:rsid w:val="002D5797"/>
    <w:rsid w:val="002D68B4"/>
    <w:rsid w:val="002E0E6F"/>
    <w:rsid w:val="002E1031"/>
    <w:rsid w:val="002E3C67"/>
    <w:rsid w:val="002F1F73"/>
    <w:rsid w:val="002F20EA"/>
    <w:rsid w:val="002F481D"/>
    <w:rsid w:val="002F7F0D"/>
    <w:rsid w:val="00300E83"/>
    <w:rsid w:val="00301A39"/>
    <w:rsid w:val="003033C8"/>
    <w:rsid w:val="003045CB"/>
    <w:rsid w:val="003048FA"/>
    <w:rsid w:val="00305DAF"/>
    <w:rsid w:val="00305F2A"/>
    <w:rsid w:val="00312FF3"/>
    <w:rsid w:val="0031328E"/>
    <w:rsid w:val="00313E8C"/>
    <w:rsid w:val="00321EE7"/>
    <w:rsid w:val="0032229E"/>
    <w:rsid w:val="00325655"/>
    <w:rsid w:val="00325CB4"/>
    <w:rsid w:val="0032619E"/>
    <w:rsid w:val="00330C56"/>
    <w:rsid w:val="003363F0"/>
    <w:rsid w:val="00345BCB"/>
    <w:rsid w:val="00346E46"/>
    <w:rsid w:val="003471E3"/>
    <w:rsid w:val="00347C50"/>
    <w:rsid w:val="00350A2D"/>
    <w:rsid w:val="00352E54"/>
    <w:rsid w:val="00353934"/>
    <w:rsid w:val="003569C6"/>
    <w:rsid w:val="00362E85"/>
    <w:rsid w:val="00363873"/>
    <w:rsid w:val="00367E3C"/>
    <w:rsid w:val="00377D94"/>
    <w:rsid w:val="003804B6"/>
    <w:rsid w:val="003856E5"/>
    <w:rsid w:val="00390A0E"/>
    <w:rsid w:val="00391C97"/>
    <w:rsid w:val="003A011A"/>
    <w:rsid w:val="003A1A61"/>
    <w:rsid w:val="003A3E0B"/>
    <w:rsid w:val="003A4026"/>
    <w:rsid w:val="003A4A9A"/>
    <w:rsid w:val="003A5829"/>
    <w:rsid w:val="003B539B"/>
    <w:rsid w:val="003C668D"/>
    <w:rsid w:val="003D0279"/>
    <w:rsid w:val="003D197D"/>
    <w:rsid w:val="003D5276"/>
    <w:rsid w:val="003D60CF"/>
    <w:rsid w:val="003D65E0"/>
    <w:rsid w:val="003E2C5D"/>
    <w:rsid w:val="003E4DE8"/>
    <w:rsid w:val="003E5C20"/>
    <w:rsid w:val="003E628C"/>
    <w:rsid w:val="003E692B"/>
    <w:rsid w:val="003F1359"/>
    <w:rsid w:val="00401632"/>
    <w:rsid w:val="00402DFA"/>
    <w:rsid w:val="00403710"/>
    <w:rsid w:val="0040650E"/>
    <w:rsid w:val="004129D9"/>
    <w:rsid w:val="004129F3"/>
    <w:rsid w:val="00412DDA"/>
    <w:rsid w:val="00412E2E"/>
    <w:rsid w:val="00413613"/>
    <w:rsid w:val="00417DFC"/>
    <w:rsid w:val="00420174"/>
    <w:rsid w:val="004221D5"/>
    <w:rsid w:val="004243F7"/>
    <w:rsid w:val="004254C7"/>
    <w:rsid w:val="00427F3E"/>
    <w:rsid w:val="004326F3"/>
    <w:rsid w:val="0043614B"/>
    <w:rsid w:val="004363AE"/>
    <w:rsid w:val="00436BCF"/>
    <w:rsid w:val="00437C69"/>
    <w:rsid w:val="00442029"/>
    <w:rsid w:val="004433C7"/>
    <w:rsid w:val="004446C4"/>
    <w:rsid w:val="00444DA0"/>
    <w:rsid w:val="00452151"/>
    <w:rsid w:val="00452F0F"/>
    <w:rsid w:val="0045585F"/>
    <w:rsid w:val="00456D90"/>
    <w:rsid w:val="004601FB"/>
    <w:rsid w:val="004611E1"/>
    <w:rsid w:val="00464C3D"/>
    <w:rsid w:val="00464CF9"/>
    <w:rsid w:val="00465F22"/>
    <w:rsid w:val="00466BE8"/>
    <w:rsid w:val="00470E74"/>
    <w:rsid w:val="00472F7E"/>
    <w:rsid w:val="004758A9"/>
    <w:rsid w:val="00475993"/>
    <w:rsid w:val="00477FE4"/>
    <w:rsid w:val="004801EB"/>
    <w:rsid w:val="00484AF9"/>
    <w:rsid w:val="00486A0F"/>
    <w:rsid w:val="004875C3"/>
    <w:rsid w:val="0048776F"/>
    <w:rsid w:val="0049133F"/>
    <w:rsid w:val="00495318"/>
    <w:rsid w:val="00495E87"/>
    <w:rsid w:val="00497C38"/>
    <w:rsid w:val="004A061D"/>
    <w:rsid w:val="004A40AA"/>
    <w:rsid w:val="004A5C4A"/>
    <w:rsid w:val="004A622E"/>
    <w:rsid w:val="004B0476"/>
    <w:rsid w:val="004B0704"/>
    <w:rsid w:val="004B0BEE"/>
    <w:rsid w:val="004B2F7A"/>
    <w:rsid w:val="004B6D92"/>
    <w:rsid w:val="004C0529"/>
    <w:rsid w:val="004C09E7"/>
    <w:rsid w:val="004C1C9F"/>
    <w:rsid w:val="004C42C3"/>
    <w:rsid w:val="004C6783"/>
    <w:rsid w:val="004C7FFA"/>
    <w:rsid w:val="004D059A"/>
    <w:rsid w:val="004D216F"/>
    <w:rsid w:val="004D2507"/>
    <w:rsid w:val="004D3675"/>
    <w:rsid w:val="004D3F00"/>
    <w:rsid w:val="004D4D69"/>
    <w:rsid w:val="004E156C"/>
    <w:rsid w:val="004F0171"/>
    <w:rsid w:val="004F1361"/>
    <w:rsid w:val="004F60F1"/>
    <w:rsid w:val="005000F3"/>
    <w:rsid w:val="005009B2"/>
    <w:rsid w:val="00501B84"/>
    <w:rsid w:val="00501C89"/>
    <w:rsid w:val="00503415"/>
    <w:rsid w:val="00507C1C"/>
    <w:rsid w:val="00514783"/>
    <w:rsid w:val="0051778C"/>
    <w:rsid w:val="00523266"/>
    <w:rsid w:val="00523398"/>
    <w:rsid w:val="00526193"/>
    <w:rsid w:val="0052642E"/>
    <w:rsid w:val="00526A19"/>
    <w:rsid w:val="00526E04"/>
    <w:rsid w:val="005277E7"/>
    <w:rsid w:val="005304B2"/>
    <w:rsid w:val="005345B8"/>
    <w:rsid w:val="005359A9"/>
    <w:rsid w:val="00536368"/>
    <w:rsid w:val="00537816"/>
    <w:rsid w:val="00537FA1"/>
    <w:rsid w:val="00540EAC"/>
    <w:rsid w:val="00546921"/>
    <w:rsid w:val="00547FC2"/>
    <w:rsid w:val="00553460"/>
    <w:rsid w:val="00553DF0"/>
    <w:rsid w:val="00557829"/>
    <w:rsid w:val="005614D9"/>
    <w:rsid w:val="00564762"/>
    <w:rsid w:val="0057201C"/>
    <w:rsid w:val="00573BE9"/>
    <w:rsid w:val="0057455B"/>
    <w:rsid w:val="00574DAC"/>
    <w:rsid w:val="00575AF9"/>
    <w:rsid w:val="0057610C"/>
    <w:rsid w:val="0057770F"/>
    <w:rsid w:val="00581FE9"/>
    <w:rsid w:val="005825CC"/>
    <w:rsid w:val="005853BA"/>
    <w:rsid w:val="00586D6D"/>
    <w:rsid w:val="00597775"/>
    <w:rsid w:val="00597D4C"/>
    <w:rsid w:val="005A02B4"/>
    <w:rsid w:val="005A0EDB"/>
    <w:rsid w:val="005A2A49"/>
    <w:rsid w:val="005A33E1"/>
    <w:rsid w:val="005A45E0"/>
    <w:rsid w:val="005A70B8"/>
    <w:rsid w:val="005B118F"/>
    <w:rsid w:val="005B15D6"/>
    <w:rsid w:val="005B341A"/>
    <w:rsid w:val="005C26F0"/>
    <w:rsid w:val="005D0F3B"/>
    <w:rsid w:val="005D2707"/>
    <w:rsid w:val="005D2952"/>
    <w:rsid w:val="005D54C6"/>
    <w:rsid w:val="005D6243"/>
    <w:rsid w:val="005D7B1C"/>
    <w:rsid w:val="005F1408"/>
    <w:rsid w:val="005F6256"/>
    <w:rsid w:val="005F711B"/>
    <w:rsid w:val="00600337"/>
    <w:rsid w:val="00602EB2"/>
    <w:rsid w:val="00603911"/>
    <w:rsid w:val="006112EE"/>
    <w:rsid w:val="0061212A"/>
    <w:rsid w:val="00612C2D"/>
    <w:rsid w:val="0061657B"/>
    <w:rsid w:val="006172EB"/>
    <w:rsid w:val="006215BF"/>
    <w:rsid w:val="00625C2D"/>
    <w:rsid w:val="00626C5D"/>
    <w:rsid w:val="00627DEC"/>
    <w:rsid w:val="00633F03"/>
    <w:rsid w:val="006371C2"/>
    <w:rsid w:val="00640625"/>
    <w:rsid w:val="00641AD2"/>
    <w:rsid w:val="00644D8C"/>
    <w:rsid w:val="0064558D"/>
    <w:rsid w:val="006472CD"/>
    <w:rsid w:val="00651504"/>
    <w:rsid w:val="00653234"/>
    <w:rsid w:val="00654020"/>
    <w:rsid w:val="0065623F"/>
    <w:rsid w:val="00660342"/>
    <w:rsid w:val="006609F3"/>
    <w:rsid w:val="0066137D"/>
    <w:rsid w:val="00661796"/>
    <w:rsid w:val="0066754E"/>
    <w:rsid w:val="00667CBF"/>
    <w:rsid w:val="00670B57"/>
    <w:rsid w:val="006736E3"/>
    <w:rsid w:val="006840B3"/>
    <w:rsid w:val="00685FED"/>
    <w:rsid w:val="006933C3"/>
    <w:rsid w:val="00695C47"/>
    <w:rsid w:val="00697DF0"/>
    <w:rsid w:val="006A359C"/>
    <w:rsid w:val="006A4060"/>
    <w:rsid w:val="006A44BD"/>
    <w:rsid w:val="006A52EC"/>
    <w:rsid w:val="006A5E19"/>
    <w:rsid w:val="006B0D71"/>
    <w:rsid w:val="006B29D8"/>
    <w:rsid w:val="006B639B"/>
    <w:rsid w:val="006B704C"/>
    <w:rsid w:val="006D1010"/>
    <w:rsid w:val="006D21FC"/>
    <w:rsid w:val="006D2887"/>
    <w:rsid w:val="006D4DB8"/>
    <w:rsid w:val="006D5C42"/>
    <w:rsid w:val="006D68BA"/>
    <w:rsid w:val="006E1304"/>
    <w:rsid w:val="006E1882"/>
    <w:rsid w:val="006E3281"/>
    <w:rsid w:val="006E4CC0"/>
    <w:rsid w:val="006F074D"/>
    <w:rsid w:val="006F15D4"/>
    <w:rsid w:val="006F1927"/>
    <w:rsid w:val="006F1F0C"/>
    <w:rsid w:val="006F493D"/>
    <w:rsid w:val="006F577E"/>
    <w:rsid w:val="007052CF"/>
    <w:rsid w:val="007053DB"/>
    <w:rsid w:val="0071014D"/>
    <w:rsid w:val="00713127"/>
    <w:rsid w:val="007141F2"/>
    <w:rsid w:val="007177F1"/>
    <w:rsid w:val="00720F5F"/>
    <w:rsid w:val="007210F9"/>
    <w:rsid w:val="00733403"/>
    <w:rsid w:val="00737114"/>
    <w:rsid w:val="00740D3E"/>
    <w:rsid w:val="0074326D"/>
    <w:rsid w:val="007476DF"/>
    <w:rsid w:val="00747C65"/>
    <w:rsid w:val="00751190"/>
    <w:rsid w:val="007517A7"/>
    <w:rsid w:val="00751B28"/>
    <w:rsid w:val="00755289"/>
    <w:rsid w:val="00756902"/>
    <w:rsid w:val="00764847"/>
    <w:rsid w:val="00765578"/>
    <w:rsid w:val="007665E2"/>
    <w:rsid w:val="00767922"/>
    <w:rsid w:val="00770D80"/>
    <w:rsid w:val="0078104A"/>
    <w:rsid w:val="0078215F"/>
    <w:rsid w:val="00782526"/>
    <w:rsid w:val="00786BA3"/>
    <w:rsid w:val="00787C5E"/>
    <w:rsid w:val="007906F7"/>
    <w:rsid w:val="007A2D94"/>
    <w:rsid w:val="007A4968"/>
    <w:rsid w:val="007A53E4"/>
    <w:rsid w:val="007A63C5"/>
    <w:rsid w:val="007A7322"/>
    <w:rsid w:val="007B1268"/>
    <w:rsid w:val="007B276F"/>
    <w:rsid w:val="007B3C4A"/>
    <w:rsid w:val="007B4E22"/>
    <w:rsid w:val="007B72BD"/>
    <w:rsid w:val="007C0743"/>
    <w:rsid w:val="007C328A"/>
    <w:rsid w:val="007C594F"/>
    <w:rsid w:val="007C758E"/>
    <w:rsid w:val="007D0DC3"/>
    <w:rsid w:val="007D23AC"/>
    <w:rsid w:val="007D423B"/>
    <w:rsid w:val="007D6C8A"/>
    <w:rsid w:val="007D7015"/>
    <w:rsid w:val="007D70C8"/>
    <w:rsid w:val="007D7543"/>
    <w:rsid w:val="007E41E9"/>
    <w:rsid w:val="007E790E"/>
    <w:rsid w:val="007F1201"/>
    <w:rsid w:val="007F2C7E"/>
    <w:rsid w:val="007F33AA"/>
    <w:rsid w:val="007F5085"/>
    <w:rsid w:val="007F7A19"/>
    <w:rsid w:val="00807925"/>
    <w:rsid w:val="00811F37"/>
    <w:rsid w:val="00812366"/>
    <w:rsid w:val="00820B7F"/>
    <w:rsid w:val="008248EF"/>
    <w:rsid w:val="008260C2"/>
    <w:rsid w:val="0083166A"/>
    <w:rsid w:val="008335DE"/>
    <w:rsid w:val="00834B88"/>
    <w:rsid w:val="0083648D"/>
    <w:rsid w:val="00841019"/>
    <w:rsid w:val="0084279E"/>
    <w:rsid w:val="00843A69"/>
    <w:rsid w:val="008501BD"/>
    <w:rsid w:val="00852887"/>
    <w:rsid w:val="008531C9"/>
    <w:rsid w:val="008567A2"/>
    <w:rsid w:val="00861C20"/>
    <w:rsid w:val="00861FB4"/>
    <w:rsid w:val="008709DE"/>
    <w:rsid w:val="00874A54"/>
    <w:rsid w:val="008765DF"/>
    <w:rsid w:val="00880232"/>
    <w:rsid w:val="00885324"/>
    <w:rsid w:val="008874F3"/>
    <w:rsid w:val="00890BAE"/>
    <w:rsid w:val="0089166B"/>
    <w:rsid w:val="00892E68"/>
    <w:rsid w:val="00895FC2"/>
    <w:rsid w:val="0089748F"/>
    <w:rsid w:val="008A30B2"/>
    <w:rsid w:val="008B6858"/>
    <w:rsid w:val="008B6FCC"/>
    <w:rsid w:val="008C1F7E"/>
    <w:rsid w:val="008C6CC0"/>
    <w:rsid w:val="008C7852"/>
    <w:rsid w:val="008D1785"/>
    <w:rsid w:val="008D4147"/>
    <w:rsid w:val="008D69E5"/>
    <w:rsid w:val="008E06E4"/>
    <w:rsid w:val="008E2D83"/>
    <w:rsid w:val="008E5CB2"/>
    <w:rsid w:val="008E621B"/>
    <w:rsid w:val="008E718A"/>
    <w:rsid w:val="008F1090"/>
    <w:rsid w:val="008F274E"/>
    <w:rsid w:val="008F2C8A"/>
    <w:rsid w:val="008F416D"/>
    <w:rsid w:val="009002EF"/>
    <w:rsid w:val="009016FD"/>
    <w:rsid w:val="00901971"/>
    <w:rsid w:val="0090477D"/>
    <w:rsid w:val="00904821"/>
    <w:rsid w:val="009051F9"/>
    <w:rsid w:val="0090556D"/>
    <w:rsid w:val="0090631B"/>
    <w:rsid w:val="0091077A"/>
    <w:rsid w:val="009121A2"/>
    <w:rsid w:val="00912C69"/>
    <w:rsid w:val="00924870"/>
    <w:rsid w:val="0092772E"/>
    <w:rsid w:val="00930793"/>
    <w:rsid w:val="00932C81"/>
    <w:rsid w:val="00932D7A"/>
    <w:rsid w:val="00933A38"/>
    <w:rsid w:val="00935E44"/>
    <w:rsid w:val="009360A1"/>
    <w:rsid w:val="00937052"/>
    <w:rsid w:val="00940985"/>
    <w:rsid w:val="00943D0D"/>
    <w:rsid w:val="00944082"/>
    <w:rsid w:val="00946C76"/>
    <w:rsid w:val="00947F41"/>
    <w:rsid w:val="0095106C"/>
    <w:rsid w:val="009529B2"/>
    <w:rsid w:val="00953930"/>
    <w:rsid w:val="00954D06"/>
    <w:rsid w:val="00954DEB"/>
    <w:rsid w:val="00967383"/>
    <w:rsid w:val="009675BA"/>
    <w:rsid w:val="00975100"/>
    <w:rsid w:val="00975784"/>
    <w:rsid w:val="00987C27"/>
    <w:rsid w:val="0099157C"/>
    <w:rsid w:val="00994B3A"/>
    <w:rsid w:val="00995E8D"/>
    <w:rsid w:val="00996AA1"/>
    <w:rsid w:val="00996E4A"/>
    <w:rsid w:val="009A0C88"/>
    <w:rsid w:val="009A1855"/>
    <w:rsid w:val="009A2B5E"/>
    <w:rsid w:val="009A4B2D"/>
    <w:rsid w:val="009A52F0"/>
    <w:rsid w:val="009A7BFA"/>
    <w:rsid w:val="009B470A"/>
    <w:rsid w:val="009B4B88"/>
    <w:rsid w:val="009B510F"/>
    <w:rsid w:val="009B5899"/>
    <w:rsid w:val="009B7780"/>
    <w:rsid w:val="009C08EE"/>
    <w:rsid w:val="009C3728"/>
    <w:rsid w:val="009D0746"/>
    <w:rsid w:val="009D1D26"/>
    <w:rsid w:val="009D2D69"/>
    <w:rsid w:val="009D5CAD"/>
    <w:rsid w:val="009D6CED"/>
    <w:rsid w:val="009D72DC"/>
    <w:rsid w:val="009E0DD9"/>
    <w:rsid w:val="009E25A8"/>
    <w:rsid w:val="009E61EA"/>
    <w:rsid w:val="009E634E"/>
    <w:rsid w:val="009E7DC1"/>
    <w:rsid w:val="009F4C98"/>
    <w:rsid w:val="009F5270"/>
    <w:rsid w:val="00A02456"/>
    <w:rsid w:val="00A027AB"/>
    <w:rsid w:val="00A04BED"/>
    <w:rsid w:val="00A103EC"/>
    <w:rsid w:val="00A1535F"/>
    <w:rsid w:val="00A1595A"/>
    <w:rsid w:val="00A16FF7"/>
    <w:rsid w:val="00A17902"/>
    <w:rsid w:val="00A21076"/>
    <w:rsid w:val="00A21E1D"/>
    <w:rsid w:val="00A22410"/>
    <w:rsid w:val="00A234C8"/>
    <w:rsid w:val="00A248E6"/>
    <w:rsid w:val="00A25379"/>
    <w:rsid w:val="00A25FAD"/>
    <w:rsid w:val="00A26298"/>
    <w:rsid w:val="00A305C1"/>
    <w:rsid w:val="00A33626"/>
    <w:rsid w:val="00A33DA5"/>
    <w:rsid w:val="00A33FA0"/>
    <w:rsid w:val="00A3436D"/>
    <w:rsid w:val="00A34D67"/>
    <w:rsid w:val="00A35406"/>
    <w:rsid w:val="00A37BED"/>
    <w:rsid w:val="00A403F4"/>
    <w:rsid w:val="00A40C12"/>
    <w:rsid w:val="00A50319"/>
    <w:rsid w:val="00A552B6"/>
    <w:rsid w:val="00A55557"/>
    <w:rsid w:val="00A57696"/>
    <w:rsid w:val="00A619BF"/>
    <w:rsid w:val="00A64895"/>
    <w:rsid w:val="00A67367"/>
    <w:rsid w:val="00A67904"/>
    <w:rsid w:val="00A71EED"/>
    <w:rsid w:val="00A733EC"/>
    <w:rsid w:val="00A77DAD"/>
    <w:rsid w:val="00A80F39"/>
    <w:rsid w:val="00A80FD6"/>
    <w:rsid w:val="00A84F09"/>
    <w:rsid w:val="00A859CA"/>
    <w:rsid w:val="00A86B01"/>
    <w:rsid w:val="00A91664"/>
    <w:rsid w:val="00A92965"/>
    <w:rsid w:val="00A93603"/>
    <w:rsid w:val="00A94487"/>
    <w:rsid w:val="00AA3206"/>
    <w:rsid w:val="00AA3276"/>
    <w:rsid w:val="00AA638A"/>
    <w:rsid w:val="00AA73EF"/>
    <w:rsid w:val="00AB07E7"/>
    <w:rsid w:val="00AB357B"/>
    <w:rsid w:val="00AB3AB8"/>
    <w:rsid w:val="00AB580C"/>
    <w:rsid w:val="00AB67C1"/>
    <w:rsid w:val="00AB7966"/>
    <w:rsid w:val="00AC0D0F"/>
    <w:rsid w:val="00AC1478"/>
    <w:rsid w:val="00AC41A1"/>
    <w:rsid w:val="00AC491B"/>
    <w:rsid w:val="00AC667F"/>
    <w:rsid w:val="00AD04AF"/>
    <w:rsid w:val="00AD2790"/>
    <w:rsid w:val="00AD354E"/>
    <w:rsid w:val="00AD44DF"/>
    <w:rsid w:val="00AD53B3"/>
    <w:rsid w:val="00AE0FEE"/>
    <w:rsid w:val="00AE4134"/>
    <w:rsid w:val="00AF1BFA"/>
    <w:rsid w:val="00AF3246"/>
    <w:rsid w:val="00B035BF"/>
    <w:rsid w:val="00B040A4"/>
    <w:rsid w:val="00B062F7"/>
    <w:rsid w:val="00B078C0"/>
    <w:rsid w:val="00B1318C"/>
    <w:rsid w:val="00B135E0"/>
    <w:rsid w:val="00B167BA"/>
    <w:rsid w:val="00B23359"/>
    <w:rsid w:val="00B265DC"/>
    <w:rsid w:val="00B26BEE"/>
    <w:rsid w:val="00B2775A"/>
    <w:rsid w:val="00B3385B"/>
    <w:rsid w:val="00B4006D"/>
    <w:rsid w:val="00B425DE"/>
    <w:rsid w:val="00B428B9"/>
    <w:rsid w:val="00B447F5"/>
    <w:rsid w:val="00B47196"/>
    <w:rsid w:val="00B477A0"/>
    <w:rsid w:val="00B54086"/>
    <w:rsid w:val="00B54424"/>
    <w:rsid w:val="00B54C77"/>
    <w:rsid w:val="00B5563D"/>
    <w:rsid w:val="00B5680A"/>
    <w:rsid w:val="00B6030B"/>
    <w:rsid w:val="00B61D70"/>
    <w:rsid w:val="00B744AE"/>
    <w:rsid w:val="00B8099E"/>
    <w:rsid w:val="00B814D2"/>
    <w:rsid w:val="00B91E8B"/>
    <w:rsid w:val="00B93434"/>
    <w:rsid w:val="00B93FA8"/>
    <w:rsid w:val="00B96942"/>
    <w:rsid w:val="00BA2C70"/>
    <w:rsid w:val="00BA75DC"/>
    <w:rsid w:val="00BA771B"/>
    <w:rsid w:val="00BB1CDE"/>
    <w:rsid w:val="00BB4E26"/>
    <w:rsid w:val="00BB5F3A"/>
    <w:rsid w:val="00BB60CE"/>
    <w:rsid w:val="00BB6B83"/>
    <w:rsid w:val="00BB7667"/>
    <w:rsid w:val="00BB7BD8"/>
    <w:rsid w:val="00BC0F43"/>
    <w:rsid w:val="00BC1274"/>
    <w:rsid w:val="00BC49FE"/>
    <w:rsid w:val="00BC5725"/>
    <w:rsid w:val="00BC7B1F"/>
    <w:rsid w:val="00BD0B52"/>
    <w:rsid w:val="00BD0F79"/>
    <w:rsid w:val="00BD1EC2"/>
    <w:rsid w:val="00BD1FBC"/>
    <w:rsid w:val="00BD348E"/>
    <w:rsid w:val="00BD425C"/>
    <w:rsid w:val="00BD53E2"/>
    <w:rsid w:val="00BE0A5E"/>
    <w:rsid w:val="00BE3636"/>
    <w:rsid w:val="00BE5AE9"/>
    <w:rsid w:val="00BE61D6"/>
    <w:rsid w:val="00BE6602"/>
    <w:rsid w:val="00BE7DC0"/>
    <w:rsid w:val="00BF0128"/>
    <w:rsid w:val="00BF0A30"/>
    <w:rsid w:val="00BF1DB7"/>
    <w:rsid w:val="00BF3529"/>
    <w:rsid w:val="00BF4A1C"/>
    <w:rsid w:val="00BF77B1"/>
    <w:rsid w:val="00BF7819"/>
    <w:rsid w:val="00C02888"/>
    <w:rsid w:val="00C10B92"/>
    <w:rsid w:val="00C15445"/>
    <w:rsid w:val="00C169D9"/>
    <w:rsid w:val="00C174DA"/>
    <w:rsid w:val="00C2080E"/>
    <w:rsid w:val="00C231A9"/>
    <w:rsid w:val="00C23D43"/>
    <w:rsid w:val="00C2498A"/>
    <w:rsid w:val="00C24EAF"/>
    <w:rsid w:val="00C30F4F"/>
    <w:rsid w:val="00C33238"/>
    <w:rsid w:val="00C36411"/>
    <w:rsid w:val="00C36F17"/>
    <w:rsid w:val="00C423F9"/>
    <w:rsid w:val="00C51C29"/>
    <w:rsid w:val="00C5652E"/>
    <w:rsid w:val="00C56916"/>
    <w:rsid w:val="00C62CCB"/>
    <w:rsid w:val="00C636E6"/>
    <w:rsid w:val="00C65A99"/>
    <w:rsid w:val="00C70CB2"/>
    <w:rsid w:val="00C745B0"/>
    <w:rsid w:val="00C7640E"/>
    <w:rsid w:val="00C83758"/>
    <w:rsid w:val="00C83AAB"/>
    <w:rsid w:val="00C842F2"/>
    <w:rsid w:val="00C84B54"/>
    <w:rsid w:val="00C8529C"/>
    <w:rsid w:val="00C858D8"/>
    <w:rsid w:val="00C92325"/>
    <w:rsid w:val="00C92480"/>
    <w:rsid w:val="00C933D3"/>
    <w:rsid w:val="00C979E8"/>
    <w:rsid w:val="00CA0619"/>
    <w:rsid w:val="00CA46CC"/>
    <w:rsid w:val="00CA5DCF"/>
    <w:rsid w:val="00CA6604"/>
    <w:rsid w:val="00CB02ED"/>
    <w:rsid w:val="00CB45F0"/>
    <w:rsid w:val="00CB5606"/>
    <w:rsid w:val="00CC00E5"/>
    <w:rsid w:val="00CD4D23"/>
    <w:rsid w:val="00CE0FE1"/>
    <w:rsid w:val="00CE1544"/>
    <w:rsid w:val="00CE1B1C"/>
    <w:rsid w:val="00CE3FDB"/>
    <w:rsid w:val="00CE5144"/>
    <w:rsid w:val="00CF1D40"/>
    <w:rsid w:val="00CF5301"/>
    <w:rsid w:val="00CF7419"/>
    <w:rsid w:val="00D014DA"/>
    <w:rsid w:val="00D0255B"/>
    <w:rsid w:val="00D07110"/>
    <w:rsid w:val="00D1057E"/>
    <w:rsid w:val="00D12A70"/>
    <w:rsid w:val="00D21AEA"/>
    <w:rsid w:val="00D300B5"/>
    <w:rsid w:val="00D36040"/>
    <w:rsid w:val="00D4022A"/>
    <w:rsid w:val="00D41900"/>
    <w:rsid w:val="00D45E90"/>
    <w:rsid w:val="00D47AAD"/>
    <w:rsid w:val="00D535C7"/>
    <w:rsid w:val="00D5570A"/>
    <w:rsid w:val="00D55D4C"/>
    <w:rsid w:val="00D56971"/>
    <w:rsid w:val="00D56BA9"/>
    <w:rsid w:val="00D64F44"/>
    <w:rsid w:val="00D6642B"/>
    <w:rsid w:val="00D713E2"/>
    <w:rsid w:val="00D724BC"/>
    <w:rsid w:val="00D72AB0"/>
    <w:rsid w:val="00D75321"/>
    <w:rsid w:val="00D75A09"/>
    <w:rsid w:val="00D82CA5"/>
    <w:rsid w:val="00D843A6"/>
    <w:rsid w:val="00D87CFC"/>
    <w:rsid w:val="00D905E0"/>
    <w:rsid w:val="00D93F32"/>
    <w:rsid w:val="00D97DC6"/>
    <w:rsid w:val="00DA5B64"/>
    <w:rsid w:val="00DB4402"/>
    <w:rsid w:val="00DB66A3"/>
    <w:rsid w:val="00DB69DE"/>
    <w:rsid w:val="00DC4944"/>
    <w:rsid w:val="00DD42E1"/>
    <w:rsid w:val="00DD4AA0"/>
    <w:rsid w:val="00DD7C6B"/>
    <w:rsid w:val="00DE043A"/>
    <w:rsid w:val="00DE0FB7"/>
    <w:rsid w:val="00DE4175"/>
    <w:rsid w:val="00DE47F0"/>
    <w:rsid w:val="00DE5BDD"/>
    <w:rsid w:val="00DF0C30"/>
    <w:rsid w:val="00DF29EC"/>
    <w:rsid w:val="00DF2B60"/>
    <w:rsid w:val="00DF2E1D"/>
    <w:rsid w:val="00DF7130"/>
    <w:rsid w:val="00DF7BE7"/>
    <w:rsid w:val="00E01528"/>
    <w:rsid w:val="00E01540"/>
    <w:rsid w:val="00E02CB5"/>
    <w:rsid w:val="00E0557C"/>
    <w:rsid w:val="00E07973"/>
    <w:rsid w:val="00E1092F"/>
    <w:rsid w:val="00E125A8"/>
    <w:rsid w:val="00E12F05"/>
    <w:rsid w:val="00E137B0"/>
    <w:rsid w:val="00E23B9F"/>
    <w:rsid w:val="00E24843"/>
    <w:rsid w:val="00E24ACA"/>
    <w:rsid w:val="00E25B34"/>
    <w:rsid w:val="00E2786A"/>
    <w:rsid w:val="00E278E6"/>
    <w:rsid w:val="00E30562"/>
    <w:rsid w:val="00E321F3"/>
    <w:rsid w:val="00E32FC7"/>
    <w:rsid w:val="00E337BD"/>
    <w:rsid w:val="00E35CDF"/>
    <w:rsid w:val="00E36520"/>
    <w:rsid w:val="00E4213F"/>
    <w:rsid w:val="00E447CC"/>
    <w:rsid w:val="00E47C21"/>
    <w:rsid w:val="00E51FF9"/>
    <w:rsid w:val="00E52430"/>
    <w:rsid w:val="00E53036"/>
    <w:rsid w:val="00E63F06"/>
    <w:rsid w:val="00E642CC"/>
    <w:rsid w:val="00E7398A"/>
    <w:rsid w:val="00E752EC"/>
    <w:rsid w:val="00E75969"/>
    <w:rsid w:val="00E765EC"/>
    <w:rsid w:val="00E82E3D"/>
    <w:rsid w:val="00E84CC1"/>
    <w:rsid w:val="00E852A0"/>
    <w:rsid w:val="00E90CFD"/>
    <w:rsid w:val="00E90E92"/>
    <w:rsid w:val="00E9281E"/>
    <w:rsid w:val="00E9427D"/>
    <w:rsid w:val="00EA12C8"/>
    <w:rsid w:val="00EA399E"/>
    <w:rsid w:val="00EA4C5B"/>
    <w:rsid w:val="00EA56AD"/>
    <w:rsid w:val="00EA5894"/>
    <w:rsid w:val="00EA7857"/>
    <w:rsid w:val="00EB0505"/>
    <w:rsid w:val="00EB2ED0"/>
    <w:rsid w:val="00EB6355"/>
    <w:rsid w:val="00EC2F60"/>
    <w:rsid w:val="00EC7D97"/>
    <w:rsid w:val="00ED0234"/>
    <w:rsid w:val="00ED0F81"/>
    <w:rsid w:val="00ED2664"/>
    <w:rsid w:val="00ED516B"/>
    <w:rsid w:val="00ED75A4"/>
    <w:rsid w:val="00ED7C7F"/>
    <w:rsid w:val="00EE27AA"/>
    <w:rsid w:val="00EE41CE"/>
    <w:rsid w:val="00EF1B5D"/>
    <w:rsid w:val="00EF1E20"/>
    <w:rsid w:val="00EF6134"/>
    <w:rsid w:val="00F00795"/>
    <w:rsid w:val="00F0506C"/>
    <w:rsid w:val="00F10F30"/>
    <w:rsid w:val="00F14302"/>
    <w:rsid w:val="00F1736B"/>
    <w:rsid w:val="00F20855"/>
    <w:rsid w:val="00F2146B"/>
    <w:rsid w:val="00F23308"/>
    <w:rsid w:val="00F266A6"/>
    <w:rsid w:val="00F31267"/>
    <w:rsid w:val="00F34C5E"/>
    <w:rsid w:val="00F4410C"/>
    <w:rsid w:val="00F47B72"/>
    <w:rsid w:val="00F57E53"/>
    <w:rsid w:val="00F618D3"/>
    <w:rsid w:val="00F6711E"/>
    <w:rsid w:val="00F71C09"/>
    <w:rsid w:val="00F740AF"/>
    <w:rsid w:val="00F80C8B"/>
    <w:rsid w:val="00F81127"/>
    <w:rsid w:val="00F85006"/>
    <w:rsid w:val="00F85439"/>
    <w:rsid w:val="00F867C4"/>
    <w:rsid w:val="00F91FA4"/>
    <w:rsid w:val="00F96D96"/>
    <w:rsid w:val="00FA39E8"/>
    <w:rsid w:val="00FA3F94"/>
    <w:rsid w:val="00FA46D6"/>
    <w:rsid w:val="00FB3E01"/>
    <w:rsid w:val="00FB4278"/>
    <w:rsid w:val="00FB59C9"/>
    <w:rsid w:val="00FB77BB"/>
    <w:rsid w:val="00FC3AF8"/>
    <w:rsid w:val="00FC686B"/>
    <w:rsid w:val="00FC6C0A"/>
    <w:rsid w:val="00FC7BA7"/>
    <w:rsid w:val="00FD41B6"/>
    <w:rsid w:val="00FE27D3"/>
    <w:rsid w:val="00FE5376"/>
    <w:rsid w:val="00FE6C28"/>
    <w:rsid w:val="00FE7287"/>
    <w:rsid w:val="00FF0768"/>
    <w:rsid w:val="00FF5FE8"/>
    <w:rsid w:val="016B263C"/>
    <w:rsid w:val="03210908"/>
    <w:rsid w:val="0335ED8C"/>
    <w:rsid w:val="03F60473"/>
    <w:rsid w:val="0473569A"/>
    <w:rsid w:val="0488013B"/>
    <w:rsid w:val="04D555F7"/>
    <w:rsid w:val="04EDD1D2"/>
    <w:rsid w:val="05183E43"/>
    <w:rsid w:val="0630AF70"/>
    <w:rsid w:val="07376C9A"/>
    <w:rsid w:val="08D955FF"/>
    <w:rsid w:val="09369666"/>
    <w:rsid w:val="0937FA6C"/>
    <w:rsid w:val="09808528"/>
    <w:rsid w:val="0B3DC5D4"/>
    <w:rsid w:val="0B9BFE53"/>
    <w:rsid w:val="0C30E1D1"/>
    <w:rsid w:val="0CC8362F"/>
    <w:rsid w:val="0D732CA5"/>
    <w:rsid w:val="0D7352CB"/>
    <w:rsid w:val="0D7B0C2A"/>
    <w:rsid w:val="0DCA6FE7"/>
    <w:rsid w:val="0F13F561"/>
    <w:rsid w:val="100F686A"/>
    <w:rsid w:val="11CA4D7D"/>
    <w:rsid w:val="11D3243F"/>
    <w:rsid w:val="12009B1C"/>
    <w:rsid w:val="16FA6F4A"/>
    <w:rsid w:val="1732E40A"/>
    <w:rsid w:val="183936B9"/>
    <w:rsid w:val="1A6AA7E5"/>
    <w:rsid w:val="1C75DA22"/>
    <w:rsid w:val="1D299308"/>
    <w:rsid w:val="1E7F2AC8"/>
    <w:rsid w:val="200C9D15"/>
    <w:rsid w:val="207D32D8"/>
    <w:rsid w:val="2170CDFE"/>
    <w:rsid w:val="22D1B903"/>
    <w:rsid w:val="2480F381"/>
    <w:rsid w:val="24DEA4FB"/>
    <w:rsid w:val="254FF9E5"/>
    <w:rsid w:val="262C6F5B"/>
    <w:rsid w:val="26C89314"/>
    <w:rsid w:val="26E8B6B8"/>
    <w:rsid w:val="2789ADDB"/>
    <w:rsid w:val="283997F4"/>
    <w:rsid w:val="2ADB0AEB"/>
    <w:rsid w:val="2B22FA7D"/>
    <w:rsid w:val="2C7422A0"/>
    <w:rsid w:val="2C7EA00D"/>
    <w:rsid w:val="2D6728AA"/>
    <w:rsid w:val="2D67A62A"/>
    <w:rsid w:val="2E3009C7"/>
    <w:rsid w:val="2E79A674"/>
    <w:rsid w:val="2EA55521"/>
    <w:rsid w:val="2ED978C5"/>
    <w:rsid w:val="2F9610D0"/>
    <w:rsid w:val="303048F8"/>
    <w:rsid w:val="30B4D816"/>
    <w:rsid w:val="312DA889"/>
    <w:rsid w:val="33B3E6D4"/>
    <w:rsid w:val="33D015E0"/>
    <w:rsid w:val="33F50F63"/>
    <w:rsid w:val="35C5E84B"/>
    <w:rsid w:val="36D5E872"/>
    <w:rsid w:val="387296C9"/>
    <w:rsid w:val="3DE45921"/>
    <w:rsid w:val="401F923B"/>
    <w:rsid w:val="406C20B8"/>
    <w:rsid w:val="4070EA13"/>
    <w:rsid w:val="416E59E0"/>
    <w:rsid w:val="4280FECC"/>
    <w:rsid w:val="43272DE2"/>
    <w:rsid w:val="450D623B"/>
    <w:rsid w:val="45ED50E8"/>
    <w:rsid w:val="463485B6"/>
    <w:rsid w:val="4762FC60"/>
    <w:rsid w:val="48A6DE08"/>
    <w:rsid w:val="49A9EEEE"/>
    <w:rsid w:val="4A002B98"/>
    <w:rsid w:val="4B6237FC"/>
    <w:rsid w:val="4BC876E8"/>
    <w:rsid w:val="4F291C9A"/>
    <w:rsid w:val="4FF20922"/>
    <w:rsid w:val="55AD9749"/>
    <w:rsid w:val="55D900CB"/>
    <w:rsid w:val="55F85970"/>
    <w:rsid w:val="576B92CD"/>
    <w:rsid w:val="5A4D3876"/>
    <w:rsid w:val="5BE0723B"/>
    <w:rsid w:val="5C5E6185"/>
    <w:rsid w:val="5CD9B382"/>
    <w:rsid w:val="5D6C808A"/>
    <w:rsid w:val="5DA8D440"/>
    <w:rsid w:val="5E9A982D"/>
    <w:rsid w:val="5ECA33BF"/>
    <w:rsid w:val="5ED81A69"/>
    <w:rsid w:val="6392B33F"/>
    <w:rsid w:val="640A174F"/>
    <w:rsid w:val="6774F2BC"/>
    <w:rsid w:val="67B8B160"/>
    <w:rsid w:val="6BB2F5F8"/>
    <w:rsid w:val="6C578332"/>
    <w:rsid w:val="6CB8E7EE"/>
    <w:rsid w:val="6D8D3B47"/>
    <w:rsid w:val="6EE855C5"/>
    <w:rsid w:val="6F5F6410"/>
    <w:rsid w:val="6F6B0783"/>
    <w:rsid w:val="71626B49"/>
    <w:rsid w:val="71A9C227"/>
    <w:rsid w:val="7475FCE0"/>
    <w:rsid w:val="75315EF1"/>
    <w:rsid w:val="7692FC12"/>
    <w:rsid w:val="7C384712"/>
    <w:rsid w:val="7C6CB265"/>
    <w:rsid w:val="7C808760"/>
    <w:rsid w:val="7DD1DEA8"/>
    <w:rsid w:val="7ED3DEBF"/>
    <w:rsid w:val="7FC7B39E"/>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417907"/>
  <w15:docId w15:val="{F9CC6628-B7F1-4506-BA0F-155CF3256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Verdana" w:eastAsiaTheme="minorHAnsi" w:hAnsi="Verdana" w:cstheme="minorBidi"/>
        <w:sz w:val="17"/>
        <w:szCs w:val="17"/>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uiPriority="0"/>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71C"/>
    <w:pPr>
      <w:spacing w:before="60" w:after="60" w:line="278" w:lineRule="auto"/>
    </w:pPr>
    <w:rPr>
      <w:rFonts w:eastAsia="Times New Roman" w:cs="Times New Roman"/>
      <w:lang w:val="en-GB"/>
    </w:rPr>
  </w:style>
  <w:style w:type="paragraph" w:styleId="Heading1">
    <w:name w:val="heading 1"/>
    <w:basedOn w:val="Normal"/>
    <w:next w:val="Normal"/>
    <w:link w:val="Heading1Char"/>
    <w:qFormat/>
    <w:rsid w:val="00160987"/>
    <w:pPr>
      <w:keepNext/>
      <w:keepLines/>
      <w:pageBreakBefore/>
      <w:numPr>
        <w:numId w:val="13"/>
      </w:numPr>
      <w:tabs>
        <w:tab w:val="left" w:pos="1134"/>
      </w:tabs>
      <w:spacing w:after="1040" w:line="520" w:lineRule="exact"/>
      <w:ind w:left="1134" w:hanging="1134"/>
      <w:outlineLvl w:val="0"/>
    </w:pPr>
    <w:rPr>
      <w:rFonts w:eastAsiaTheme="majorEastAsia" w:cstheme="majorBidi"/>
      <w:bCs/>
      <w:sz w:val="40"/>
      <w:szCs w:val="28"/>
    </w:rPr>
  </w:style>
  <w:style w:type="paragraph" w:styleId="Heading2">
    <w:name w:val="heading 2"/>
    <w:basedOn w:val="Normal"/>
    <w:next w:val="Normal"/>
    <w:link w:val="Heading2Char"/>
    <w:unhideWhenUsed/>
    <w:qFormat/>
    <w:rsid w:val="00160987"/>
    <w:pPr>
      <w:keepNext/>
      <w:keepLines/>
      <w:numPr>
        <w:ilvl w:val="1"/>
        <w:numId w:val="13"/>
      </w:numPr>
      <w:tabs>
        <w:tab w:val="left" w:pos="1134"/>
      </w:tabs>
      <w:spacing w:before="520" w:after="260" w:line="390" w:lineRule="exact"/>
      <w:ind w:left="1134" w:hanging="1134"/>
      <w:outlineLvl w:val="1"/>
    </w:pPr>
    <w:rPr>
      <w:rFonts w:eastAsiaTheme="majorEastAsia" w:cstheme="majorBidi"/>
      <w:bCs/>
      <w:sz w:val="28"/>
      <w:szCs w:val="26"/>
    </w:rPr>
  </w:style>
  <w:style w:type="paragraph" w:styleId="Heading3">
    <w:name w:val="heading 3"/>
    <w:basedOn w:val="Normal"/>
    <w:next w:val="Normal"/>
    <w:link w:val="Heading3Char"/>
    <w:unhideWhenUsed/>
    <w:qFormat/>
    <w:rsid w:val="00160987"/>
    <w:pPr>
      <w:keepNext/>
      <w:keepLines/>
      <w:numPr>
        <w:ilvl w:val="2"/>
        <w:numId w:val="13"/>
      </w:numPr>
      <w:tabs>
        <w:tab w:val="left" w:pos="1134"/>
      </w:tabs>
      <w:spacing w:before="320" w:after="200"/>
      <w:ind w:left="1134" w:hanging="1134"/>
      <w:outlineLvl w:val="2"/>
    </w:pPr>
    <w:rPr>
      <w:rFonts w:eastAsiaTheme="majorEastAsia" w:cstheme="majorBidi"/>
      <w:bCs/>
      <w:sz w:val="20"/>
    </w:rPr>
  </w:style>
  <w:style w:type="paragraph" w:styleId="Heading4">
    <w:name w:val="heading 4"/>
    <w:basedOn w:val="Normal"/>
    <w:next w:val="Normal"/>
    <w:link w:val="Heading4Char"/>
    <w:unhideWhenUsed/>
    <w:qFormat/>
    <w:rsid w:val="00160987"/>
    <w:pPr>
      <w:keepNext/>
      <w:keepLines/>
      <w:numPr>
        <w:ilvl w:val="3"/>
        <w:numId w:val="13"/>
      </w:numPr>
      <w:tabs>
        <w:tab w:val="left" w:pos="1134"/>
      </w:tabs>
      <w:spacing w:before="260"/>
      <w:ind w:left="1134" w:hanging="1134"/>
      <w:outlineLvl w:val="3"/>
    </w:pPr>
    <w:rPr>
      <w:rFonts w:eastAsiaTheme="majorEastAsia" w:cstheme="majorBidi"/>
      <w:b/>
      <w:bCs/>
      <w:iCs/>
    </w:rPr>
  </w:style>
  <w:style w:type="paragraph" w:styleId="Heading5">
    <w:name w:val="heading 5"/>
    <w:basedOn w:val="Normal"/>
    <w:next w:val="Normal"/>
    <w:link w:val="Heading5Char"/>
    <w:semiHidden/>
    <w:qFormat/>
    <w:rsid w:val="0048776F"/>
    <w:pPr>
      <w:keepNext/>
      <w:keepLines/>
      <w:numPr>
        <w:ilvl w:val="4"/>
        <w:numId w:val="13"/>
      </w:numPr>
      <w:outlineLvl w:val="4"/>
    </w:pPr>
    <w:rPr>
      <w:rFonts w:eastAsiaTheme="majorEastAsia" w:cstheme="majorBidi"/>
      <w:i/>
    </w:rPr>
  </w:style>
  <w:style w:type="paragraph" w:styleId="Heading6">
    <w:name w:val="heading 6"/>
    <w:basedOn w:val="Normal"/>
    <w:next w:val="Normal"/>
    <w:link w:val="Heading6Char"/>
    <w:semiHidden/>
    <w:qFormat/>
    <w:rsid w:val="00E24ACA"/>
    <w:pPr>
      <w:keepNext/>
      <w:keepLines/>
      <w:numPr>
        <w:ilvl w:val="5"/>
        <w:numId w:val="13"/>
      </w:numPr>
      <w:spacing w:before="200"/>
      <w:outlineLvl w:val="5"/>
    </w:pPr>
    <w:rPr>
      <w:rFonts w:asciiTheme="majorHAnsi" w:eastAsiaTheme="majorEastAsia" w:hAnsiTheme="majorHAnsi" w:cstheme="majorBidi"/>
      <w:i/>
      <w:iCs/>
      <w:color w:val="004400" w:themeColor="accent1" w:themeShade="7F"/>
    </w:rPr>
  </w:style>
  <w:style w:type="paragraph" w:styleId="Heading7">
    <w:name w:val="heading 7"/>
    <w:basedOn w:val="Normal"/>
    <w:next w:val="Normal"/>
    <w:link w:val="Heading7Char"/>
    <w:semiHidden/>
    <w:qFormat/>
    <w:rsid w:val="00E24ACA"/>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qFormat/>
    <w:rsid w:val="00E24ACA"/>
    <w:pPr>
      <w:keepNext/>
      <w:keepLines/>
      <w:numPr>
        <w:ilvl w:val="7"/>
        <w:numId w:val="1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qFormat/>
    <w:rsid w:val="00E24ACA"/>
    <w:pPr>
      <w:keepNext/>
      <w:keepLines/>
      <w:numPr>
        <w:ilvl w:val="8"/>
        <w:numId w:val="1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60987"/>
    <w:rPr>
      <w:rFonts w:eastAsiaTheme="majorEastAsia" w:cstheme="majorBidi"/>
      <w:bCs/>
      <w:sz w:val="40"/>
      <w:szCs w:val="28"/>
    </w:rPr>
  </w:style>
  <w:style w:type="character" w:customStyle="1" w:styleId="Heading2Char">
    <w:name w:val="Heading 2 Char"/>
    <w:basedOn w:val="DefaultParagraphFont"/>
    <w:link w:val="Heading2"/>
    <w:rsid w:val="00160987"/>
    <w:rPr>
      <w:rFonts w:eastAsiaTheme="majorEastAsia" w:cstheme="majorBidi"/>
      <w:bCs/>
      <w:sz w:val="28"/>
      <w:szCs w:val="26"/>
    </w:rPr>
  </w:style>
  <w:style w:type="character" w:customStyle="1" w:styleId="Heading3Char">
    <w:name w:val="Heading 3 Char"/>
    <w:basedOn w:val="DefaultParagraphFont"/>
    <w:link w:val="Heading3"/>
    <w:rsid w:val="00160987"/>
    <w:rPr>
      <w:rFonts w:eastAsiaTheme="majorEastAsia" w:cstheme="majorBidi"/>
      <w:bCs/>
      <w:sz w:val="20"/>
    </w:rPr>
  </w:style>
  <w:style w:type="character" w:customStyle="1" w:styleId="Heading4Char">
    <w:name w:val="Heading 4 Char"/>
    <w:basedOn w:val="DefaultParagraphFont"/>
    <w:link w:val="Heading4"/>
    <w:rsid w:val="00160987"/>
    <w:rPr>
      <w:rFonts w:eastAsiaTheme="majorEastAsia" w:cstheme="majorBidi"/>
      <w:b/>
      <w:bCs/>
      <w:iCs/>
    </w:rPr>
  </w:style>
  <w:style w:type="character" w:customStyle="1" w:styleId="Heading5Char">
    <w:name w:val="Heading 5 Char"/>
    <w:basedOn w:val="DefaultParagraphFont"/>
    <w:link w:val="Heading5"/>
    <w:semiHidden/>
    <w:rsid w:val="00D55D4C"/>
    <w:rPr>
      <w:rFonts w:eastAsiaTheme="majorEastAsia" w:cstheme="majorBidi"/>
      <w:i/>
    </w:rPr>
  </w:style>
  <w:style w:type="character" w:customStyle="1" w:styleId="Heading6Char">
    <w:name w:val="Heading 6 Char"/>
    <w:basedOn w:val="DefaultParagraphFont"/>
    <w:link w:val="Heading6"/>
    <w:semiHidden/>
    <w:rsid w:val="001F7136"/>
    <w:rPr>
      <w:rFonts w:asciiTheme="majorHAnsi" w:eastAsiaTheme="majorEastAsia" w:hAnsiTheme="majorHAnsi" w:cstheme="majorBidi"/>
      <w:i/>
      <w:iCs/>
      <w:color w:val="004400" w:themeColor="accent1" w:themeShade="7F"/>
    </w:rPr>
  </w:style>
  <w:style w:type="character" w:customStyle="1" w:styleId="Heading7Char">
    <w:name w:val="Heading 7 Char"/>
    <w:basedOn w:val="DefaultParagraphFont"/>
    <w:link w:val="Heading7"/>
    <w:semiHidden/>
    <w:rsid w:val="001F71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semiHidden/>
    <w:rsid w:val="001F713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1F7136"/>
    <w:rPr>
      <w:rFonts w:asciiTheme="majorHAnsi" w:eastAsiaTheme="majorEastAsia" w:hAnsiTheme="majorHAnsi" w:cstheme="majorBidi"/>
      <w:i/>
      <w:iCs/>
      <w:color w:val="404040" w:themeColor="text1" w:themeTint="BF"/>
      <w:sz w:val="20"/>
      <w:szCs w:val="20"/>
    </w:rPr>
  </w:style>
  <w:style w:type="paragraph" w:styleId="Footer">
    <w:name w:val="footer"/>
    <w:aliases w:val="Voettekst links"/>
    <w:basedOn w:val="Normal"/>
    <w:link w:val="FooterChar"/>
    <w:rsid w:val="004C6783"/>
    <w:pPr>
      <w:tabs>
        <w:tab w:val="right" w:pos="9072"/>
      </w:tabs>
      <w:spacing w:line="240" w:lineRule="auto"/>
      <w:ind w:left="170" w:hanging="170"/>
    </w:pPr>
    <w:rPr>
      <w:sz w:val="12"/>
      <w:szCs w:val="12"/>
    </w:rPr>
  </w:style>
  <w:style w:type="character" w:customStyle="1" w:styleId="FooterChar">
    <w:name w:val="Footer Char"/>
    <w:aliases w:val="Voettekst links Char"/>
    <w:basedOn w:val="DefaultParagraphFont"/>
    <w:link w:val="Footer"/>
    <w:rsid w:val="00E642CC"/>
    <w:rPr>
      <w:sz w:val="12"/>
      <w:szCs w:val="12"/>
    </w:rPr>
  </w:style>
  <w:style w:type="paragraph" w:customStyle="1" w:styleId="Alineakopje">
    <w:name w:val="Alineakopje"/>
    <w:basedOn w:val="Normal"/>
    <w:next w:val="Normal"/>
    <w:qFormat/>
    <w:rsid w:val="00160987"/>
    <w:pPr>
      <w:keepNext/>
      <w:keepLines/>
      <w:spacing w:before="260"/>
    </w:pPr>
    <w:rPr>
      <w:i/>
    </w:rPr>
  </w:style>
  <w:style w:type="paragraph" w:customStyle="1" w:styleId="Kop1ongenummerd">
    <w:name w:val="Kop 1 ongenummerd"/>
    <w:basedOn w:val="Heading1"/>
    <w:next w:val="Normal"/>
    <w:qFormat/>
    <w:rsid w:val="00402DFA"/>
    <w:pPr>
      <w:numPr>
        <w:numId w:val="0"/>
      </w:numPr>
    </w:pPr>
  </w:style>
  <w:style w:type="character" w:customStyle="1" w:styleId="Tabelopschriftnummer">
    <w:name w:val="Tabelopschrift nummer"/>
    <w:basedOn w:val="DefaultParagraphFont"/>
    <w:qFormat/>
    <w:rsid w:val="00E337BD"/>
    <w:rPr>
      <w:b/>
    </w:rPr>
  </w:style>
  <w:style w:type="paragraph" w:customStyle="1" w:styleId="Tabelopschrift">
    <w:name w:val="Tabelopschrift"/>
    <w:basedOn w:val="Normal"/>
    <w:next w:val="Normal"/>
    <w:link w:val="TabelopschriftChar"/>
    <w:qFormat/>
    <w:rsid w:val="002C7453"/>
    <w:pPr>
      <w:keepNext/>
      <w:keepLines/>
      <w:tabs>
        <w:tab w:val="left" w:pos="1134"/>
      </w:tabs>
      <w:spacing w:after="130"/>
    </w:pPr>
    <w:rPr>
      <w:i/>
      <w:lang w:eastAsia="nl-NL"/>
    </w:rPr>
  </w:style>
  <w:style w:type="paragraph" w:customStyle="1" w:styleId="Tussenkop">
    <w:name w:val="Tussenkop"/>
    <w:basedOn w:val="Heading4"/>
    <w:next w:val="Normal"/>
    <w:qFormat/>
    <w:rsid w:val="00160987"/>
    <w:pPr>
      <w:numPr>
        <w:ilvl w:val="0"/>
        <w:numId w:val="0"/>
      </w:numPr>
    </w:pPr>
  </w:style>
  <w:style w:type="table" w:styleId="TableGrid">
    <w:name w:val="Table Grid"/>
    <w:aliases w:val="Kadertabel"/>
    <w:basedOn w:val="TableNormal"/>
    <w:uiPriority w:val="39"/>
    <w:rsid w:val="00D47AAD"/>
    <w:pPr>
      <w:spacing w:after="0" w:line="260" w:lineRule="exact"/>
    </w:pPr>
    <w:rPr>
      <w:sz w:val="16"/>
    </w:rPr>
    <w:tblPr>
      <w:tblCellMar>
        <w:left w:w="0" w:type="dxa"/>
        <w:right w:w="0" w:type="dxa"/>
      </w:tblCellMar>
    </w:tblPr>
    <w:tblStylePr w:type="firstRow">
      <w:pPr>
        <w:wordWrap/>
        <w:spacing w:beforeLines="0" w:before="110" w:beforeAutospacing="0" w:afterLines="0" w:after="110" w:afterAutospacing="0" w:line="220" w:lineRule="exact"/>
        <w:ind w:leftChars="0" w:left="113" w:rightChars="0" w:right="113"/>
        <w:jc w:val="left"/>
      </w:pPr>
      <w:rPr>
        <w:rFonts w:ascii="Verdana" w:hAnsi="Verdana"/>
        <w:b w:val="0"/>
        <w:color w:val="808080" w:themeColor="background1" w:themeShade="80"/>
        <w:sz w:val="14"/>
      </w:rPr>
      <w:tblPr/>
      <w:tcPr>
        <w:tcBorders>
          <w:top w:val="nil"/>
          <w:left w:val="nil"/>
          <w:bottom w:val="nil"/>
          <w:right w:val="nil"/>
          <w:insideH w:val="nil"/>
          <w:insideV w:val="nil"/>
          <w:tl2br w:val="nil"/>
          <w:tr2bl w:val="nil"/>
        </w:tcBorders>
      </w:tcPr>
    </w:tblStylePr>
    <w:tblStylePr w:type="lastRow">
      <w:pPr>
        <w:wordWrap/>
        <w:spacing w:beforeLines="110" w:before="110" w:beforeAutospacing="0" w:afterLines="110" w:after="110" w:afterAutospacing="0" w:line="220" w:lineRule="exact"/>
        <w:ind w:leftChars="0" w:left="113" w:rightChars="0" w:right="113"/>
        <w:jc w:val="left"/>
      </w:pPr>
      <w:rPr>
        <w:rFonts w:ascii="Verdana" w:hAnsi="Verdana"/>
        <w:b w:val="0"/>
      </w:rPr>
      <w:tblPr/>
      <w:tcPr>
        <w:tcBorders>
          <w:top w:val="nil"/>
        </w:tcBorders>
      </w:tcPr>
    </w:tblStylePr>
    <w:tblStylePr w:type="firstCol">
      <w:pPr>
        <w:wordWrap/>
        <w:spacing w:line="180" w:lineRule="exact"/>
        <w:jc w:val="left"/>
      </w:pPr>
    </w:tblStylePr>
  </w:style>
  <w:style w:type="paragraph" w:customStyle="1" w:styleId="Tabelonderschrift">
    <w:name w:val="Tabelonderschrift"/>
    <w:basedOn w:val="Subtitel"/>
    <w:next w:val="Normal"/>
    <w:qFormat/>
    <w:rsid w:val="000E01F1"/>
    <w:pPr>
      <w:spacing w:line="220" w:lineRule="exact"/>
      <w:ind w:left="170" w:hanging="170"/>
    </w:pPr>
    <w:rPr>
      <w:sz w:val="12"/>
      <w:szCs w:val="12"/>
    </w:rPr>
  </w:style>
  <w:style w:type="character" w:styleId="PageNumber">
    <w:name w:val="page number"/>
    <w:rsid w:val="00912C69"/>
    <w:rPr>
      <w:sz w:val="20"/>
      <w:szCs w:val="20"/>
    </w:rPr>
  </w:style>
  <w:style w:type="paragraph" w:styleId="BalloonText">
    <w:name w:val="Balloon Text"/>
    <w:basedOn w:val="Normal"/>
    <w:link w:val="BalloonTextChar"/>
    <w:semiHidden/>
    <w:unhideWhenUsed/>
    <w:rsid w:val="008F416D"/>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8F416D"/>
    <w:rPr>
      <w:rFonts w:ascii="Tahoma" w:hAnsi="Tahoma" w:cs="Tahoma"/>
      <w:sz w:val="16"/>
      <w:szCs w:val="16"/>
    </w:rPr>
  </w:style>
  <w:style w:type="character" w:styleId="Emphasis">
    <w:name w:val="Emphasis"/>
    <w:basedOn w:val="DefaultParagraphFont"/>
    <w:qFormat/>
    <w:rsid w:val="001F6803"/>
    <w:rPr>
      <w:i/>
      <w:iCs/>
    </w:rPr>
  </w:style>
  <w:style w:type="character" w:styleId="Strong">
    <w:name w:val="Strong"/>
    <w:basedOn w:val="DefaultParagraphFont"/>
    <w:qFormat/>
    <w:rsid w:val="007C594F"/>
    <w:rPr>
      <w:b/>
      <w:bCs/>
    </w:rPr>
  </w:style>
  <w:style w:type="paragraph" w:customStyle="1" w:styleId="Literatuurlijst">
    <w:name w:val="Literatuurlijst"/>
    <w:basedOn w:val="Normal"/>
    <w:qFormat/>
    <w:rsid w:val="00D55D4C"/>
    <w:pPr>
      <w:ind w:left="340" w:hanging="340"/>
    </w:pPr>
    <w:rPr>
      <w:lang w:eastAsia="nl-NL"/>
    </w:rPr>
  </w:style>
  <w:style w:type="character" w:styleId="SubtleReference">
    <w:name w:val="Subtle Reference"/>
    <w:basedOn w:val="DefaultParagraphFont"/>
    <w:uiPriority w:val="31"/>
    <w:semiHidden/>
    <w:qFormat/>
    <w:rsid w:val="00486A0F"/>
    <w:rPr>
      <w:smallCaps/>
      <w:color w:val="6AADE4" w:themeColor="accent2"/>
      <w:u w:val="single"/>
    </w:rPr>
  </w:style>
  <w:style w:type="character" w:styleId="IntenseReference">
    <w:name w:val="Intense Reference"/>
    <w:basedOn w:val="DefaultParagraphFont"/>
    <w:uiPriority w:val="32"/>
    <w:semiHidden/>
    <w:qFormat/>
    <w:rsid w:val="00486A0F"/>
    <w:rPr>
      <w:b/>
      <w:bCs/>
      <w:smallCaps/>
      <w:color w:val="6AADE4" w:themeColor="accent2"/>
      <w:spacing w:val="5"/>
      <w:u w:val="single"/>
    </w:rPr>
  </w:style>
  <w:style w:type="character" w:styleId="IntenseEmphasis">
    <w:name w:val="Intense Emphasis"/>
    <w:basedOn w:val="DefaultParagraphFont"/>
    <w:uiPriority w:val="21"/>
    <w:semiHidden/>
    <w:qFormat/>
    <w:rsid w:val="008B6858"/>
    <w:rPr>
      <w:b/>
      <w:bCs/>
      <w:i/>
      <w:iCs/>
      <w:color w:val="008A00" w:themeColor="accent1"/>
    </w:rPr>
  </w:style>
  <w:style w:type="character" w:styleId="SubtleEmphasis">
    <w:name w:val="Subtle Emphasis"/>
    <w:basedOn w:val="DefaultParagraphFont"/>
    <w:uiPriority w:val="19"/>
    <w:semiHidden/>
    <w:qFormat/>
    <w:rsid w:val="00486A0F"/>
    <w:rPr>
      <w:i/>
      <w:iCs/>
      <w:color w:val="808080" w:themeColor="text1" w:themeTint="7F"/>
    </w:rPr>
  </w:style>
  <w:style w:type="paragraph" w:styleId="FootnoteText">
    <w:name w:val="footnote text"/>
    <w:basedOn w:val="Normal"/>
    <w:next w:val="Normal"/>
    <w:link w:val="FootnoteTextChar"/>
    <w:semiHidden/>
    <w:rsid w:val="004363AE"/>
    <w:pPr>
      <w:spacing w:line="200" w:lineRule="exact"/>
      <w:ind w:left="170" w:hanging="170"/>
    </w:pPr>
    <w:rPr>
      <w:sz w:val="14"/>
      <w:szCs w:val="20"/>
    </w:rPr>
  </w:style>
  <w:style w:type="character" w:customStyle="1" w:styleId="FootnoteTextChar">
    <w:name w:val="Footnote Text Char"/>
    <w:basedOn w:val="DefaultParagraphFont"/>
    <w:link w:val="FootnoteText"/>
    <w:semiHidden/>
    <w:rsid w:val="004363AE"/>
    <w:rPr>
      <w:rFonts w:eastAsia="Times New Roman" w:cs="Times New Roman"/>
      <w:sz w:val="14"/>
      <w:szCs w:val="20"/>
    </w:rPr>
  </w:style>
  <w:style w:type="paragraph" w:customStyle="1" w:styleId="Figuurstijl">
    <w:name w:val="Figuurstijl"/>
    <w:basedOn w:val="Normal"/>
    <w:qFormat/>
    <w:rsid w:val="00113F38"/>
    <w:pPr>
      <w:keepNext/>
      <w:keepLines/>
      <w:spacing w:line="240" w:lineRule="auto"/>
    </w:pPr>
    <w:rPr>
      <w:noProof/>
      <w:lang w:eastAsia="nl-NL"/>
    </w:rPr>
  </w:style>
  <w:style w:type="paragraph" w:customStyle="1" w:styleId="Opsommingtabel">
    <w:name w:val="Opsomming tabel"/>
    <w:basedOn w:val="Normal"/>
    <w:semiHidden/>
    <w:qFormat/>
    <w:rsid w:val="007177F1"/>
    <w:pPr>
      <w:numPr>
        <w:numId w:val="1"/>
      </w:numPr>
    </w:pPr>
    <w:rPr>
      <w:sz w:val="14"/>
    </w:rPr>
  </w:style>
  <w:style w:type="paragraph" w:styleId="TOC1">
    <w:name w:val="toc 1"/>
    <w:basedOn w:val="Normal"/>
    <w:next w:val="Normal"/>
    <w:autoRedefine/>
    <w:uiPriority w:val="39"/>
    <w:rsid w:val="000433ED"/>
    <w:pPr>
      <w:tabs>
        <w:tab w:val="left" w:pos="1134"/>
        <w:tab w:val="right" w:pos="9356"/>
      </w:tabs>
      <w:spacing w:before="130" w:after="130"/>
      <w:ind w:left="1134" w:right="567" w:hanging="1134"/>
    </w:pPr>
    <w:rPr>
      <w:b/>
      <w:noProof/>
    </w:rPr>
  </w:style>
  <w:style w:type="paragraph" w:styleId="TOC2">
    <w:name w:val="toc 2"/>
    <w:basedOn w:val="Normal"/>
    <w:next w:val="Normal"/>
    <w:autoRedefine/>
    <w:uiPriority w:val="39"/>
    <w:rsid w:val="000433ED"/>
    <w:pPr>
      <w:tabs>
        <w:tab w:val="right" w:pos="9356"/>
      </w:tabs>
      <w:ind w:left="1701" w:right="567" w:hanging="567"/>
    </w:pPr>
    <w:rPr>
      <w:noProof/>
    </w:rPr>
  </w:style>
  <w:style w:type="paragraph" w:customStyle="1" w:styleId="Colophonstandaard">
    <w:name w:val="Colophon standaard"/>
    <w:basedOn w:val="Normal"/>
    <w:qFormat/>
    <w:rsid w:val="00160987"/>
  </w:style>
  <w:style w:type="paragraph" w:customStyle="1" w:styleId="Kaderkop">
    <w:name w:val="Kaderkop"/>
    <w:basedOn w:val="Normal"/>
    <w:qFormat/>
    <w:rsid w:val="003471E3"/>
    <w:pPr>
      <w:spacing w:before="110" w:line="220" w:lineRule="exact"/>
      <w:ind w:left="113" w:right="113"/>
    </w:pPr>
    <w:rPr>
      <w:b/>
      <w:bCs/>
      <w:color w:val="00549F"/>
      <w:lang w:eastAsia="nl-NL"/>
    </w:rPr>
  </w:style>
  <w:style w:type="paragraph" w:customStyle="1" w:styleId="Kadertekst">
    <w:name w:val="Kadertekst"/>
    <w:basedOn w:val="Normal"/>
    <w:qFormat/>
    <w:rsid w:val="00D56BA9"/>
    <w:pPr>
      <w:spacing w:beforeLines="50" w:before="50" w:afterLines="50" w:after="50" w:line="220" w:lineRule="exact"/>
      <w:ind w:left="113" w:right="113"/>
    </w:pPr>
    <w:rPr>
      <w:sz w:val="16"/>
      <w:lang w:eastAsia="nl-NL"/>
    </w:rPr>
  </w:style>
  <w:style w:type="character" w:customStyle="1" w:styleId="DocumentMapChar">
    <w:name w:val="Document Map Char"/>
    <w:basedOn w:val="DefaultParagraphFont"/>
    <w:link w:val="DocumentMap"/>
    <w:semiHidden/>
    <w:rsid w:val="003363F0"/>
    <w:rPr>
      <w:rFonts w:ascii="Tahoma" w:eastAsia="Times" w:hAnsi="Tahoma" w:cs="Tahoma"/>
      <w:sz w:val="20"/>
      <w:szCs w:val="20"/>
      <w:shd w:val="clear" w:color="auto" w:fill="000080"/>
      <w:lang w:eastAsia="nl-NL"/>
    </w:rPr>
  </w:style>
  <w:style w:type="paragraph" w:styleId="DocumentMap">
    <w:name w:val="Document Map"/>
    <w:basedOn w:val="Normal"/>
    <w:link w:val="DocumentMapChar"/>
    <w:semiHidden/>
    <w:rsid w:val="003363F0"/>
    <w:pPr>
      <w:shd w:val="clear" w:color="auto" w:fill="000080"/>
      <w:spacing w:line="240" w:lineRule="auto"/>
    </w:pPr>
    <w:rPr>
      <w:rFonts w:ascii="Tahoma" w:eastAsia="Times" w:hAnsi="Tahoma" w:cs="Tahoma"/>
      <w:sz w:val="20"/>
      <w:szCs w:val="20"/>
      <w:lang w:eastAsia="nl-NL"/>
    </w:rPr>
  </w:style>
  <w:style w:type="character" w:customStyle="1" w:styleId="CommentTextChar">
    <w:name w:val="Comment Text Char"/>
    <w:basedOn w:val="DefaultParagraphFont"/>
    <w:link w:val="CommentText"/>
    <w:semiHidden/>
    <w:rsid w:val="003363F0"/>
    <w:rPr>
      <w:rFonts w:ascii="Times" w:eastAsia="Times" w:hAnsi="Times" w:cs="Times New Roman"/>
      <w:sz w:val="20"/>
      <w:szCs w:val="20"/>
      <w:lang w:eastAsia="nl-NL"/>
    </w:rPr>
  </w:style>
  <w:style w:type="paragraph" w:styleId="CommentText">
    <w:name w:val="annotation text"/>
    <w:basedOn w:val="Normal"/>
    <w:link w:val="CommentTextChar"/>
    <w:semiHidden/>
    <w:rsid w:val="003363F0"/>
    <w:pPr>
      <w:spacing w:line="240" w:lineRule="auto"/>
    </w:pPr>
    <w:rPr>
      <w:rFonts w:ascii="Times" w:eastAsia="Times" w:hAnsi="Times"/>
      <w:sz w:val="20"/>
      <w:szCs w:val="20"/>
      <w:lang w:eastAsia="nl-NL"/>
    </w:rPr>
  </w:style>
  <w:style w:type="character" w:customStyle="1" w:styleId="CommentSubjectChar">
    <w:name w:val="Comment Subject Char"/>
    <w:basedOn w:val="CommentTextChar"/>
    <w:link w:val="CommentSubject"/>
    <w:semiHidden/>
    <w:rsid w:val="003363F0"/>
    <w:rPr>
      <w:rFonts w:ascii="Times" w:eastAsia="Times" w:hAnsi="Times" w:cs="Times New Roman"/>
      <w:b/>
      <w:bCs/>
      <w:sz w:val="20"/>
      <w:szCs w:val="20"/>
      <w:lang w:eastAsia="nl-NL"/>
    </w:rPr>
  </w:style>
  <w:style w:type="paragraph" w:styleId="CommentSubject">
    <w:name w:val="annotation subject"/>
    <w:basedOn w:val="CommentText"/>
    <w:next w:val="CommentText"/>
    <w:link w:val="CommentSubjectChar"/>
    <w:semiHidden/>
    <w:rsid w:val="003363F0"/>
    <w:rPr>
      <w:b/>
      <w:bCs/>
    </w:rPr>
  </w:style>
  <w:style w:type="character" w:customStyle="1" w:styleId="EndnoteTextChar">
    <w:name w:val="Endnote Text Char"/>
    <w:basedOn w:val="DefaultParagraphFont"/>
    <w:link w:val="EndnoteText"/>
    <w:semiHidden/>
    <w:rsid w:val="003363F0"/>
    <w:rPr>
      <w:rFonts w:ascii="News Gothic Std" w:eastAsia="Times New Roman" w:hAnsi="News Gothic Std" w:cs="Times New Roman"/>
      <w:sz w:val="20"/>
      <w:szCs w:val="20"/>
    </w:rPr>
  </w:style>
  <w:style w:type="paragraph" w:styleId="EndnoteText">
    <w:name w:val="endnote text"/>
    <w:basedOn w:val="Normal"/>
    <w:link w:val="EndnoteTextChar"/>
    <w:semiHidden/>
    <w:rsid w:val="003363F0"/>
    <w:pPr>
      <w:spacing w:line="240" w:lineRule="exact"/>
    </w:pPr>
    <w:rPr>
      <w:rFonts w:ascii="News Gothic Std" w:hAnsi="News Gothic Std"/>
      <w:sz w:val="20"/>
      <w:szCs w:val="20"/>
    </w:rPr>
  </w:style>
  <w:style w:type="paragraph" w:styleId="Title">
    <w:name w:val="Title"/>
    <w:basedOn w:val="Normal"/>
    <w:link w:val="TitleChar"/>
    <w:qFormat/>
    <w:rsid w:val="00160987"/>
    <w:pPr>
      <w:overflowPunct w:val="0"/>
      <w:autoSpaceDE w:val="0"/>
      <w:autoSpaceDN w:val="0"/>
      <w:adjustRightInd w:val="0"/>
      <w:spacing w:line="520" w:lineRule="exact"/>
      <w:textAlignment w:val="baseline"/>
    </w:pPr>
    <w:rPr>
      <w:spacing w:val="-3"/>
      <w:kern w:val="28"/>
      <w:sz w:val="44"/>
      <w:szCs w:val="44"/>
      <w:lang w:eastAsia="nl-NL"/>
    </w:rPr>
  </w:style>
  <w:style w:type="character" w:customStyle="1" w:styleId="TitleChar">
    <w:name w:val="Title Char"/>
    <w:basedOn w:val="DefaultParagraphFont"/>
    <w:link w:val="Title"/>
    <w:rsid w:val="00160987"/>
    <w:rPr>
      <w:rFonts w:eastAsia="Times New Roman" w:cs="Times New Roman"/>
      <w:spacing w:val="-3"/>
      <w:kern w:val="28"/>
      <w:sz w:val="44"/>
      <w:szCs w:val="44"/>
      <w:lang w:eastAsia="nl-NL"/>
    </w:rPr>
  </w:style>
  <w:style w:type="paragraph" w:customStyle="1" w:styleId="Voetnoot">
    <w:name w:val="Voetnoot"/>
    <w:basedOn w:val="FootnoteText"/>
    <w:qFormat/>
    <w:rsid w:val="00160987"/>
    <w:rPr>
      <w:szCs w:val="14"/>
    </w:rPr>
  </w:style>
  <w:style w:type="paragraph" w:customStyle="1" w:styleId="Colophonopsomming">
    <w:name w:val="Colophon opsomming"/>
    <w:basedOn w:val="Normal"/>
    <w:qFormat/>
    <w:rsid w:val="007177F1"/>
    <w:pPr>
      <w:numPr>
        <w:numId w:val="15"/>
      </w:numPr>
      <w:tabs>
        <w:tab w:val="left" w:pos="170"/>
      </w:tabs>
      <w:ind w:left="170" w:hanging="170"/>
    </w:pPr>
  </w:style>
  <w:style w:type="table" w:styleId="TableSimple1">
    <w:name w:val="Table Simple 1"/>
    <w:basedOn w:val="TableNormal"/>
    <w:rsid w:val="003363F0"/>
    <w:pPr>
      <w:overflowPunct w:val="0"/>
      <w:autoSpaceDE w:val="0"/>
      <w:autoSpaceDN w:val="0"/>
      <w:adjustRightInd w:val="0"/>
      <w:spacing w:after="0" w:line="240" w:lineRule="auto"/>
      <w:textAlignment w:val="baseline"/>
    </w:pPr>
    <w:rPr>
      <w:rFonts w:ascii="News Gothic" w:eastAsia="Times New Roman" w:hAnsi="News Gothic" w:cs="News Gothic"/>
      <w:sz w:val="20"/>
      <w:szCs w:val="20"/>
      <w:lang w:eastAsia="nl-NL"/>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styleId="FootnoteReference">
    <w:name w:val="footnote reference"/>
    <w:basedOn w:val="DefaultParagraphFont"/>
    <w:rsid w:val="00FA39E8"/>
    <w:rPr>
      <w:rFonts w:ascii="Verdana" w:hAnsi="Verdana"/>
      <w:spacing w:val="0"/>
      <w:w w:val="100"/>
      <w:position w:val="2"/>
      <w:sz w:val="14"/>
      <w:vertAlign w:val="superscript"/>
    </w:rPr>
  </w:style>
  <w:style w:type="paragraph" w:styleId="TOC4">
    <w:name w:val="toc 4"/>
    <w:basedOn w:val="TOC1"/>
    <w:next w:val="Normal"/>
    <w:autoRedefine/>
    <w:uiPriority w:val="39"/>
    <w:rsid w:val="00403710"/>
    <w:pPr>
      <w:tabs>
        <w:tab w:val="clear" w:pos="1134"/>
      </w:tabs>
    </w:pPr>
    <w:rPr>
      <w:lang w:val="nl-NL"/>
      <w14:scene3d>
        <w14:camera w14:prst="orthographicFront"/>
        <w14:lightRig w14:rig="threePt" w14:dir="t">
          <w14:rot w14:lat="0" w14:lon="0" w14:rev="0"/>
        </w14:lightRig>
      </w14:scene3d>
    </w:rPr>
  </w:style>
  <w:style w:type="paragraph" w:customStyle="1" w:styleId="Kop1met2regels">
    <w:name w:val="Kop 1 met 2 regels"/>
    <w:basedOn w:val="Heading1"/>
    <w:next w:val="Normal"/>
    <w:qFormat/>
    <w:rsid w:val="00402DFA"/>
    <w:pPr>
      <w:spacing w:after="520"/>
    </w:pPr>
  </w:style>
  <w:style w:type="table" w:styleId="LightList-Accent1">
    <w:name w:val="Light List Accent 1"/>
    <w:basedOn w:val="TableNormal"/>
    <w:uiPriority w:val="61"/>
    <w:rsid w:val="005277E7"/>
    <w:pPr>
      <w:spacing w:after="0" w:line="240" w:lineRule="auto"/>
    </w:pPr>
    <w:rPr>
      <w:szCs w:val="22"/>
      <w:lang w:val="en-GB"/>
    </w:rPr>
    <w:tblPr>
      <w:tblStyleRowBandSize w:val="1"/>
      <w:tblStyleColBandSize w:val="1"/>
      <w:tblBorders>
        <w:top w:val="single" w:sz="8" w:space="0" w:color="008A00" w:themeColor="accent1"/>
        <w:left w:val="single" w:sz="8" w:space="0" w:color="008A00" w:themeColor="accent1"/>
        <w:bottom w:val="single" w:sz="8" w:space="0" w:color="008A00" w:themeColor="accent1"/>
        <w:right w:val="single" w:sz="8" w:space="0" w:color="008A00" w:themeColor="accent1"/>
      </w:tblBorders>
    </w:tblPr>
    <w:tblStylePr w:type="firstRow">
      <w:pPr>
        <w:spacing w:before="0" w:after="0" w:line="240" w:lineRule="auto"/>
      </w:pPr>
      <w:rPr>
        <w:b/>
        <w:bCs/>
        <w:color w:val="FFFFFF" w:themeColor="background1"/>
      </w:rPr>
      <w:tblPr/>
      <w:tcPr>
        <w:shd w:val="clear" w:color="auto" w:fill="008A00" w:themeFill="accent1"/>
      </w:tcPr>
    </w:tblStylePr>
    <w:tblStylePr w:type="lastRow">
      <w:pPr>
        <w:spacing w:before="0" w:after="0" w:line="240" w:lineRule="auto"/>
      </w:pPr>
      <w:rPr>
        <w:b/>
        <w:bCs/>
      </w:rPr>
      <w:tblPr/>
      <w:tcPr>
        <w:tcBorders>
          <w:top w:val="double" w:sz="6" w:space="0" w:color="008A00" w:themeColor="accent1"/>
          <w:left w:val="single" w:sz="8" w:space="0" w:color="008A00" w:themeColor="accent1"/>
          <w:bottom w:val="single" w:sz="8" w:space="0" w:color="008A00" w:themeColor="accent1"/>
          <w:right w:val="single" w:sz="8" w:space="0" w:color="008A00" w:themeColor="accent1"/>
        </w:tcBorders>
      </w:tcPr>
    </w:tblStylePr>
    <w:tblStylePr w:type="firstCol">
      <w:rPr>
        <w:b/>
        <w:bCs/>
      </w:rPr>
    </w:tblStylePr>
    <w:tblStylePr w:type="lastCol">
      <w:rPr>
        <w:b/>
        <w:bCs/>
      </w:rPr>
    </w:tblStylePr>
    <w:tblStylePr w:type="band1Vert">
      <w:tblPr/>
      <w:tcPr>
        <w:tcBorders>
          <w:top w:val="single" w:sz="8" w:space="0" w:color="008A00" w:themeColor="accent1"/>
          <w:left w:val="single" w:sz="8" w:space="0" w:color="008A00" w:themeColor="accent1"/>
          <w:bottom w:val="single" w:sz="8" w:space="0" w:color="008A00" w:themeColor="accent1"/>
          <w:right w:val="single" w:sz="8" w:space="0" w:color="008A00" w:themeColor="accent1"/>
        </w:tcBorders>
      </w:tcPr>
    </w:tblStylePr>
    <w:tblStylePr w:type="band1Horz">
      <w:tblPr/>
      <w:tcPr>
        <w:tcBorders>
          <w:top w:val="single" w:sz="8" w:space="0" w:color="008A00" w:themeColor="accent1"/>
          <w:left w:val="single" w:sz="8" w:space="0" w:color="008A00" w:themeColor="accent1"/>
          <w:bottom w:val="single" w:sz="8" w:space="0" w:color="008A00" w:themeColor="accent1"/>
          <w:right w:val="single" w:sz="8" w:space="0" w:color="008A00" w:themeColor="accent1"/>
        </w:tcBorders>
      </w:tcPr>
    </w:tblStylePr>
  </w:style>
  <w:style w:type="paragraph" w:customStyle="1" w:styleId="Tabellichaamlinks">
    <w:name w:val="Tabellichaam links"/>
    <w:basedOn w:val="Normal"/>
    <w:link w:val="TabellichaamlinksChar"/>
    <w:rsid w:val="00A57696"/>
    <w:pPr>
      <w:spacing w:line="240" w:lineRule="exact"/>
      <w:ind w:left="57" w:right="57"/>
    </w:pPr>
    <w:rPr>
      <w:sz w:val="14"/>
    </w:rPr>
  </w:style>
  <w:style w:type="paragraph" w:customStyle="1" w:styleId="Tabelkop">
    <w:name w:val="Tabelkop"/>
    <w:basedOn w:val="Normal"/>
    <w:rsid w:val="00E90E92"/>
    <w:pPr>
      <w:spacing w:line="220" w:lineRule="exact"/>
      <w:ind w:left="57" w:right="57"/>
    </w:pPr>
    <w:rPr>
      <w:b/>
      <w:color w:val="FFFFFF" w:themeColor="background1"/>
      <w:sz w:val="14"/>
      <w:szCs w:val="14"/>
      <w:lang w:eastAsia="nl-NL"/>
    </w:rPr>
  </w:style>
  <w:style w:type="character" w:customStyle="1" w:styleId="TabellichaamlinksChar">
    <w:name w:val="Tabellichaam links Char"/>
    <w:basedOn w:val="DefaultParagraphFont"/>
    <w:link w:val="Tabellichaamlinks"/>
    <w:rsid w:val="00A57696"/>
    <w:rPr>
      <w:sz w:val="14"/>
      <w:lang w:val="en-GB"/>
    </w:rPr>
  </w:style>
  <w:style w:type="paragraph" w:styleId="Salutation">
    <w:name w:val="Salutation"/>
    <w:basedOn w:val="Normal"/>
    <w:next w:val="Normal"/>
    <w:link w:val="SalutationChar"/>
    <w:uiPriority w:val="99"/>
    <w:semiHidden/>
    <w:unhideWhenUsed/>
    <w:rsid w:val="006371C2"/>
  </w:style>
  <w:style w:type="character" w:customStyle="1" w:styleId="SalutationChar">
    <w:name w:val="Salutation Char"/>
    <w:basedOn w:val="DefaultParagraphFont"/>
    <w:link w:val="Salutation"/>
    <w:uiPriority w:val="99"/>
    <w:semiHidden/>
    <w:rsid w:val="006371C2"/>
  </w:style>
  <w:style w:type="paragraph" w:styleId="EnvelopeAddress">
    <w:name w:val="envelope address"/>
    <w:basedOn w:val="Normal"/>
    <w:uiPriority w:val="99"/>
    <w:semiHidden/>
    <w:unhideWhenUsed/>
    <w:rsid w:val="006371C2"/>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Closing">
    <w:name w:val="Closing"/>
    <w:basedOn w:val="Normal"/>
    <w:link w:val="ClosingChar"/>
    <w:uiPriority w:val="99"/>
    <w:semiHidden/>
    <w:unhideWhenUsed/>
    <w:rsid w:val="006371C2"/>
    <w:pPr>
      <w:spacing w:line="240" w:lineRule="auto"/>
      <w:ind w:left="4252"/>
    </w:pPr>
  </w:style>
  <w:style w:type="character" w:customStyle="1" w:styleId="ClosingChar">
    <w:name w:val="Closing Char"/>
    <w:basedOn w:val="DefaultParagraphFont"/>
    <w:link w:val="Closing"/>
    <w:uiPriority w:val="99"/>
    <w:semiHidden/>
    <w:rsid w:val="006371C2"/>
  </w:style>
  <w:style w:type="paragraph" w:styleId="EnvelopeReturn">
    <w:name w:val="envelope return"/>
    <w:basedOn w:val="Normal"/>
    <w:uiPriority w:val="99"/>
    <w:semiHidden/>
    <w:unhideWhenUsed/>
    <w:rsid w:val="006371C2"/>
    <w:pPr>
      <w:spacing w:line="240" w:lineRule="auto"/>
    </w:pPr>
    <w:rPr>
      <w:rFonts w:asciiTheme="majorHAnsi" w:eastAsiaTheme="majorEastAsia" w:hAnsiTheme="majorHAnsi" w:cstheme="majorBidi"/>
      <w:sz w:val="20"/>
      <w:szCs w:val="20"/>
    </w:rPr>
  </w:style>
  <w:style w:type="paragraph" w:styleId="MessageHeader">
    <w:name w:val="Message Header"/>
    <w:basedOn w:val="Normal"/>
    <w:link w:val="MessageHeaderChar"/>
    <w:uiPriority w:val="99"/>
    <w:semiHidden/>
    <w:unhideWhenUsed/>
    <w:rsid w:val="006371C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6371C2"/>
    <w:rPr>
      <w:rFonts w:asciiTheme="majorHAnsi" w:eastAsiaTheme="majorEastAsia" w:hAnsiTheme="majorHAnsi" w:cstheme="majorBidi"/>
      <w:sz w:val="24"/>
      <w:szCs w:val="24"/>
      <w:shd w:val="pct20" w:color="auto" w:fill="auto"/>
    </w:rPr>
  </w:style>
  <w:style w:type="paragraph" w:styleId="Bibliography">
    <w:name w:val="Bibliography"/>
    <w:basedOn w:val="Normal"/>
    <w:next w:val="Normal"/>
    <w:uiPriority w:val="37"/>
    <w:semiHidden/>
    <w:unhideWhenUsed/>
    <w:rsid w:val="006371C2"/>
  </w:style>
  <w:style w:type="paragraph" w:styleId="Caption">
    <w:name w:val="caption"/>
    <w:basedOn w:val="Normal"/>
    <w:next w:val="Normal"/>
    <w:uiPriority w:val="35"/>
    <w:unhideWhenUsed/>
    <w:qFormat/>
    <w:rsid w:val="006371C2"/>
    <w:pPr>
      <w:spacing w:after="200" w:line="240" w:lineRule="auto"/>
    </w:pPr>
    <w:rPr>
      <w:b/>
      <w:bCs/>
      <w:color w:val="008A00" w:themeColor="accent1"/>
      <w:sz w:val="18"/>
      <w:szCs w:val="18"/>
    </w:rPr>
  </w:style>
  <w:style w:type="paragraph" w:styleId="BlockText">
    <w:name w:val="Block Text"/>
    <w:basedOn w:val="Normal"/>
    <w:uiPriority w:val="99"/>
    <w:semiHidden/>
    <w:unhideWhenUsed/>
    <w:rsid w:val="006371C2"/>
    <w:pPr>
      <w:pBdr>
        <w:top w:val="single" w:sz="2" w:space="10" w:color="008A00" w:themeColor="accent1" w:frame="1"/>
        <w:left w:val="single" w:sz="2" w:space="10" w:color="008A00" w:themeColor="accent1" w:frame="1"/>
        <w:bottom w:val="single" w:sz="2" w:space="10" w:color="008A00" w:themeColor="accent1" w:frame="1"/>
        <w:right w:val="single" w:sz="2" w:space="10" w:color="008A00" w:themeColor="accent1" w:frame="1"/>
      </w:pBdr>
      <w:ind w:left="1152" w:right="1152"/>
    </w:pPr>
    <w:rPr>
      <w:rFonts w:asciiTheme="minorHAnsi" w:eastAsiaTheme="minorEastAsia" w:hAnsiTheme="minorHAnsi"/>
      <w:i/>
      <w:iCs/>
      <w:color w:val="008A00" w:themeColor="accent1"/>
    </w:rPr>
  </w:style>
  <w:style w:type="paragraph" w:styleId="TableofAuthorities">
    <w:name w:val="table of authorities"/>
    <w:basedOn w:val="Normal"/>
    <w:next w:val="Normal"/>
    <w:uiPriority w:val="99"/>
    <w:semiHidden/>
    <w:unhideWhenUsed/>
    <w:rsid w:val="006371C2"/>
    <w:pPr>
      <w:ind w:left="170" w:hanging="170"/>
    </w:pPr>
  </w:style>
  <w:style w:type="paragraph" w:styleId="Date">
    <w:name w:val="Date"/>
    <w:basedOn w:val="Normal"/>
    <w:next w:val="Normal"/>
    <w:link w:val="DateChar"/>
    <w:uiPriority w:val="99"/>
    <w:semiHidden/>
    <w:unhideWhenUsed/>
    <w:rsid w:val="006371C2"/>
  </w:style>
  <w:style w:type="character" w:customStyle="1" w:styleId="DateChar">
    <w:name w:val="Date Char"/>
    <w:basedOn w:val="DefaultParagraphFont"/>
    <w:link w:val="Date"/>
    <w:uiPriority w:val="99"/>
    <w:semiHidden/>
    <w:rsid w:val="006371C2"/>
  </w:style>
  <w:style w:type="paragraph" w:styleId="E-mailSignature">
    <w:name w:val="E-mail Signature"/>
    <w:basedOn w:val="Normal"/>
    <w:link w:val="E-mailSignatureChar"/>
    <w:uiPriority w:val="99"/>
    <w:semiHidden/>
    <w:unhideWhenUsed/>
    <w:rsid w:val="006371C2"/>
    <w:pPr>
      <w:spacing w:line="240" w:lineRule="auto"/>
    </w:pPr>
  </w:style>
  <w:style w:type="character" w:customStyle="1" w:styleId="E-mailSignatureChar">
    <w:name w:val="E-mail Signature Char"/>
    <w:basedOn w:val="DefaultParagraphFont"/>
    <w:link w:val="E-mailSignature"/>
    <w:uiPriority w:val="99"/>
    <w:semiHidden/>
    <w:rsid w:val="006371C2"/>
  </w:style>
  <w:style w:type="character" w:styleId="Hyperlink">
    <w:name w:val="Hyperlink"/>
    <w:basedOn w:val="DefaultParagraphFont"/>
    <w:uiPriority w:val="99"/>
    <w:unhideWhenUsed/>
    <w:rsid w:val="00A91664"/>
    <w:rPr>
      <w:color w:val="auto"/>
      <w:u w:val="single"/>
    </w:rPr>
  </w:style>
  <w:style w:type="paragraph" w:styleId="Signature">
    <w:name w:val="Signature"/>
    <w:basedOn w:val="Normal"/>
    <w:link w:val="SignatureChar"/>
    <w:uiPriority w:val="99"/>
    <w:semiHidden/>
    <w:unhideWhenUsed/>
    <w:rsid w:val="006371C2"/>
    <w:pPr>
      <w:spacing w:line="240" w:lineRule="auto"/>
      <w:ind w:left="4252"/>
    </w:pPr>
  </w:style>
  <w:style w:type="character" w:customStyle="1" w:styleId="SignatureChar">
    <w:name w:val="Signature Char"/>
    <w:basedOn w:val="DefaultParagraphFont"/>
    <w:link w:val="Signature"/>
    <w:uiPriority w:val="99"/>
    <w:semiHidden/>
    <w:rsid w:val="006371C2"/>
  </w:style>
  <w:style w:type="paragraph" w:styleId="HTMLPreformatted">
    <w:name w:val="HTML Preformatted"/>
    <w:basedOn w:val="Normal"/>
    <w:link w:val="HTMLPreformattedChar"/>
    <w:uiPriority w:val="99"/>
    <w:semiHidden/>
    <w:unhideWhenUsed/>
    <w:rsid w:val="006371C2"/>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6371C2"/>
    <w:rPr>
      <w:rFonts w:ascii="Consolas" w:hAnsi="Consolas" w:cs="Consolas"/>
      <w:sz w:val="20"/>
      <w:szCs w:val="20"/>
    </w:rPr>
  </w:style>
  <w:style w:type="paragraph" w:styleId="HTMLAddress">
    <w:name w:val="HTML Address"/>
    <w:basedOn w:val="Normal"/>
    <w:link w:val="HTMLAddressChar"/>
    <w:uiPriority w:val="99"/>
    <w:semiHidden/>
    <w:unhideWhenUsed/>
    <w:rsid w:val="006371C2"/>
    <w:pPr>
      <w:spacing w:line="240" w:lineRule="auto"/>
    </w:pPr>
    <w:rPr>
      <w:i/>
      <w:iCs/>
    </w:rPr>
  </w:style>
  <w:style w:type="character" w:customStyle="1" w:styleId="HTMLAddressChar">
    <w:name w:val="HTML Address Char"/>
    <w:basedOn w:val="DefaultParagraphFont"/>
    <w:link w:val="HTMLAddress"/>
    <w:uiPriority w:val="99"/>
    <w:semiHidden/>
    <w:rsid w:val="006371C2"/>
    <w:rPr>
      <w:i/>
      <w:iCs/>
    </w:rPr>
  </w:style>
  <w:style w:type="paragraph" w:styleId="Index1">
    <w:name w:val="index 1"/>
    <w:basedOn w:val="Normal"/>
    <w:next w:val="Normal"/>
    <w:autoRedefine/>
    <w:uiPriority w:val="99"/>
    <w:semiHidden/>
    <w:unhideWhenUsed/>
    <w:rsid w:val="006371C2"/>
    <w:pPr>
      <w:spacing w:line="240" w:lineRule="auto"/>
      <w:ind w:left="170" w:hanging="170"/>
    </w:pPr>
  </w:style>
  <w:style w:type="paragraph" w:styleId="Index2">
    <w:name w:val="index 2"/>
    <w:basedOn w:val="Normal"/>
    <w:next w:val="Normal"/>
    <w:autoRedefine/>
    <w:uiPriority w:val="99"/>
    <w:semiHidden/>
    <w:unhideWhenUsed/>
    <w:rsid w:val="006371C2"/>
    <w:pPr>
      <w:spacing w:line="240" w:lineRule="auto"/>
      <w:ind w:left="340" w:hanging="170"/>
    </w:pPr>
  </w:style>
  <w:style w:type="paragraph" w:styleId="Index3">
    <w:name w:val="index 3"/>
    <w:basedOn w:val="Normal"/>
    <w:next w:val="Normal"/>
    <w:autoRedefine/>
    <w:uiPriority w:val="99"/>
    <w:semiHidden/>
    <w:unhideWhenUsed/>
    <w:rsid w:val="006371C2"/>
    <w:pPr>
      <w:spacing w:line="240" w:lineRule="auto"/>
      <w:ind w:left="510" w:hanging="170"/>
    </w:pPr>
  </w:style>
  <w:style w:type="paragraph" w:styleId="Index4">
    <w:name w:val="index 4"/>
    <w:basedOn w:val="Normal"/>
    <w:next w:val="Normal"/>
    <w:autoRedefine/>
    <w:uiPriority w:val="99"/>
    <w:semiHidden/>
    <w:unhideWhenUsed/>
    <w:rsid w:val="006371C2"/>
    <w:pPr>
      <w:spacing w:line="240" w:lineRule="auto"/>
      <w:ind w:left="680" w:hanging="170"/>
    </w:pPr>
  </w:style>
  <w:style w:type="paragraph" w:styleId="Index5">
    <w:name w:val="index 5"/>
    <w:basedOn w:val="Normal"/>
    <w:next w:val="Normal"/>
    <w:autoRedefine/>
    <w:uiPriority w:val="99"/>
    <w:semiHidden/>
    <w:unhideWhenUsed/>
    <w:rsid w:val="006371C2"/>
    <w:pPr>
      <w:spacing w:line="240" w:lineRule="auto"/>
      <w:ind w:left="850" w:hanging="170"/>
    </w:pPr>
  </w:style>
  <w:style w:type="paragraph" w:styleId="Index6">
    <w:name w:val="index 6"/>
    <w:basedOn w:val="Normal"/>
    <w:next w:val="Normal"/>
    <w:autoRedefine/>
    <w:uiPriority w:val="99"/>
    <w:semiHidden/>
    <w:unhideWhenUsed/>
    <w:rsid w:val="006371C2"/>
    <w:pPr>
      <w:spacing w:line="240" w:lineRule="auto"/>
      <w:ind w:left="1020" w:hanging="170"/>
    </w:pPr>
  </w:style>
  <w:style w:type="paragraph" w:styleId="Index7">
    <w:name w:val="index 7"/>
    <w:basedOn w:val="Normal"/>
    <w:next w:val="Normal"/>
    <w:autoRedefine/>
    <w:uiPriority w:val="99"/>
    <w:semiHidden/>
    <w:unhideWhenUsed/>
    <w:rsid w:val="006371C2"/>
    <w:pPr>
      <w:spacing w:line="240" w:lineRule="auto"/>
      <w:ind w:left="1190" w:hanging="170"/>
    </w:pPr>
  </w:style>
  <w:style w:type="paragraph" w:styleId="Index8">
    <w:name w:val="index 8"/>
    <w:basedOn w:val="Normal"/>
    <w:next w:val="Normal"/>
    <w:autoRedefine/>
    <w:uiPriority w:val="99"/>
    <w:semiHidden/>
    <w:unhideWhenUsed/>
    <w:rsid w:val="006371C2"/>
    <w:pPr>
      <w:spacing w:line="240" w:lineRule="auto"/>
      <w:ind w:left="1360" w:hanging="170"/>
    </w:pPr>
  </w:style>
  <w:style w:type="paragraph" w:styleId="Index9">
    <w:name w:val="index 9"/>
    <w:basedOn w:val="Normal"/>
    <w:next w:val="Normal"/>
    <w:autoRedefine/>
    <w:uiPriority w:val="99"/>
    <w:semiHidden/>
    <w:unhideWhenUsed/>
    <w:rsid w:val="006371C2"/>
    <w:pPr>
      <w:spacing w:line="240" w:lineRule="auto"/>
      <w:ind w:left="1530" w:hanging="170"/>
    </w:pPr>
  </w:style>
  <w:style w:type="paragraph" w:styleId="IndexHeading">
    <w:name w:val="index heading"/>
    <w:basedOn w:val="Normal"/>
    <w:next w:val="Index1"/>
    <w:uiPriority w:val="99"/>
    <w:semiHidden/>
    <w:unhideWhenUsed/>
    <w:rsid w:val="006371C2"/>
    <w:rPr>
      <w:rFonts w:asciiTheme="majorHAnsi" w:eastAsiaTheme="majorEastAsia" w:hAnsiTheme="majorHAnsi" w:cstheme="majorBidi"/>
      <w:b/>
      <w:bCs/>
    </w:rPr>
  </w:style>
  <w:style w:type="paragraph" w:styleId="TOC5">
    <w:name w:val="toc 5"/>
    <w:basedOn w:val="Normal"/>
    <w:next w:val="Normal"/>
    <w:autoRedefine/>
    <w:uiPriority w:val="39"/>
    <w:rsid w:val="00103543"/>
    <w:pPr>
      <w:tabs>
        <w:tab w:val="right" w:pos="9356"/>
      </w:tabs>
      <w:spacing w:before="130" w:after="130"/>
    </w:pPr>
    <w:rPr>
      <w:b/>
    </w:rPr>
  </w:style>
  <w:style w:type="paragraph" w:styleId="TOC7">
    <w:name w:val="toc 7"/>
    <w:basedOn w:val="Normal"/>
    <w:next w:val="Normal"/>
    <w:autoRedefine/>
    <w:semiHidden/>
    <w:unhideWhenUsed/>
    <w:rsid w:val="006371C2"/>
    <w:pPr>
      <w:spacing w:after="100"/>
      <w:ind w:left="1020"/>
    </w:pPr>
  </w:style>
  <w:style w:type="paragraph" w:styleId="TOC8">
    <w:name w:val="toc 8"/>
    <w:basedOn w:val="Normal"/>
    <w:next w:val="Normal"/>
    <w:autoRedefine/>
    <w:semiHidden/>
    <w:unhideWhenUsed/>
    <w:rsid w:val="006371C2"/>
    <w:pPr>
      <w:spacing w:after="100"/>
      <w:ind w:left="1190"/>
    </w:pPr>
  </w:style>
  <w:style w:type="paragraph" w:styleId="TOC9">
    <w:name w:val="toc 9"/>
    <w:basedOn w:val="Normal"/>
    <w:next w:val="Normal"/>
    <w:autoRedefine/>
    <w:semiHidden/>
    <w:unhideWhenUsed/>
    <w:rsid w:val="006371C2"/>
    <w:pPr>
      <w:spacing w:after="100"/>
      <w:ind w:left="1360"/>
    </w:pPr>
  </w:style>
  <w:style w:type="paragraph" w:styleId="TOAHeading">
    <w:name w:val="toa heading"/>
    <w:basedOn w:val="Normal"/>
    <w:next w:val="Normal"/>
    <w:semiHidden/>
    <w:unhideWhenUsed/>
    <w:rsid w:val="006371C2"/>
    <w:pPr>
      <w:spacing w:before="120"/>
    </w:pPr>
    <w:rPr>
      <w:rFonts w:asciiTheme="majorHAnsi" w:eastAsiaTheme="majorEastAsia" w:hAnsiTheme="majorHAnsi" w:cstheme="majorBidi"/>
      <w:b/>
      <w:bCs/>
      <w:sz w:val="24"/>
      <w:szCs w:val="24"/>
    </w:rPr>
  </w:style>
  <w:style w:type="paragraph" w:styleId="List">
    <w:name w:val="List"/>
    <w:basedOn w:val="Normal"/>
    <w:uiPriority w:val="99"/>
    <w:semiHidden/>
    <w:unhideWhenUsed/>
    <w:rsid w:val="006371C2"/>
    <w:pPr>
      <w:ind w:left="283" w:hanging="283"/>
      <w:contextualSpacing/>
    </w:pPr>
  </w:style>
  <w:style w:type="paragraph" w:styleId="List2">
    <w:name w:val="List 2"/>
    <w:basedOn w:val="Normal"/>
    <w:uiPriority w:val="99"/>
    <w:semiHidden/>
    <w:unhideWhenUsed/>
    <w:rsid w:val="006371C2"/>
    <w:pPr>
      <w:ind w:left="566" w:hanging="283"/>
      <w:contextualSpacing/>
    </w:pPr>
  </w:style>
  <w:style w:type="paragraph" w:styleId="List3">
    <w:name w:val="List 3"/>
    <w:basedOn w:val="Normal"/>
    <w:uiPriority w:val="99"/>
    <w:semiHidden/>
    <w:unhideWhenUsed/>
    <w:rsid w:val="006371C2"/>
    <w:pPr>
      <w:ind w:left="849" w:hanging="283"/>
      <w:contextualSpacing/>
    </w:pPr>
  </w:style>
  <w:style w:type="paragraph" w:styleId="List4">
    <w:name w:val="List 4"/>
    <w:basedOn w:val="Normal"/>
    <w:uiPriority w:val="99"/>
    <w:semiHidden/>
    <w:unhideWhenUsed/>
    <w:rsid w:val="006371C2"/>
    <w:pPr>
      <w:ind w:left="1132" w:hanging="283"/>
      <w:contextualSpacing/>
    </w:pPr>
  </w:style>
  <w:style w:type="paragraph" w:styleId="List5">
    <w:name w:val="List 5"/>
    <w:basedOn w:val="Normal"/>
    <w:uiPriority w:val="99"/>
    <w:semiHidden/>
    <w:unhideWhenUsed/>
    <w:rsid w:val="006371C2"/>
    <w:pPr>
      <w:ind w:left="1415" w:hanging="283"/>
      <w:contextualSpacing/>
    </w:pPr>
  </w:style>
  <w:style w:type="paragraph" w:styleId="TableofFigures">
    <w:name w:val="table of figures"/>
    <w:basedOn w:val="Normal"/>
    <w:next w:val="Normal"/>
    <w:uiPriority w:val="99"/>
    <w:semiHidden/>
    <w:unhideWhenUsed/>
    <w:rsid w:val="006371C2"/>
  </w:style>
  <w:style w:type="paragraph" w:styleId="ListBullet">
    <w:name w:val="List Bullet"/>
    <w:basedOn w:val="Normal"/>
    <w:semiHidden/>
    <w:unhideWhenUsed/>
    <w:rsid w:val="006371C2"/>
    <w:pPr>
      <w:numPr>
        <w:numId w:val="2"/>
      </w:numPr>
      <w:contextualSpacing/>
    </w:pPr>
  </w:style>
  <w:style w:type="paragraph" w:styleId="ListBullet2">
    <w:name w:val="List Bullet 2"/>
    <w:basedOn w:val="Normal"/>
    <w:uiPriority w:val="99"/>
    <w:semiHidden/>
    <w:unhideWhenUsed/>
    <w:rsid w:val="006371C2"/>
    <w:pPr>
      <w:numPr>
        <w:numId w:val="3"/>
      </w:numPr>
      <w:contextualSpacing/>
    </w:pPr>
  </w:style>
  <w:style w:type="paragraph" w:styleId="ListBullet3">
    <w:name w:val="List Bullet 3"/>
    <w:basedOn w:val="Normal"/>
    <w:uiPriority w:val="99"/>
    <w:semiHidden/>
    <w:unhideWhenUsed/>
    <w:rsid w:val="006371C2"/>
    <w:pPr>
      <w:numPr>
        <w:numId w:val="4"/>
      </w:numPr>
      <w:contextualSpacing/>
    </w:pPr>
  </w:style>
  <w:style w:type="paragraph" w:styleId="ListBullet4">
    <w:name w:val="List Bullet 4"/>
    <w:basedOn w:val="Normal"/>
    <w:uiPriority w:val="99"/>
    <w:semiHidden/>
    <w:unhideWhenUsed/>
    <w:rsid w:val="006371C2"/>
    <w:pPr>
      <w:numPr>
        <w:numId w:val="5"/>
      </w:numPr>
      <w:contextualSpacing/>
    </w:pPr>
  </w:style>
  <w:style w:type="paragraph" w:styleId="ListBullet5">
    <w:name w:val="List Bullet 5"/>
    <w:basedOn w:val="Normal"/>
    <w:uiPriority w:val="99"/>
    <w:semiHidden/>
    <w:unhideWhenUsed/>
    <w:rsid w:val="006371C2"/>
    <w:pPr>
      <w:numPr>
        <w:numId w:val="6"/>
      </w:numPr>
      <w:contextualSpacing/>
    </w:pPr>
  </w:style>
  <w:style w:type="paragraph" w:styleId="ListNumber">
    <w:name w:val="List Number"/>
    <w:basedOn w:val="Normal"/>
    <w:uiPriority w:val="99"/>
    <w:semiHidden/>
    <w:unhideWhenUsed/>
    <w:rsid w:val="006371C2"/>
    <w:pPr>
      <w:numPr>
        <w:numId w:val="7"/>
      </w:numPr>
      <w:contextualSpacing/>
    </w:pPr>
  </w:style>
  <w:style w:type="paragraph" w:styleId="ListNumber2">
    <w:name w:val="List Number 2"/>
    <w:basedOn w:val="Normal"/>
    <w:uiPriority w:val="99"/>
    <w:semiHidden/>
    <w:unhideWhenUsed/>
    <w:rsid w:val="006371C2"/>
    <w:pPr>
      <w:numPr>
        <w:numId w:val="8"/>
      </w:numPr>
      <w:contextualSpacing/>
    </w:pPr>
  </w:style>
  <w:style w:type="paragraph" w:styleId="ListNumber3">
    <w:name w:val="List Number 3"/>
    <w:basedOn w:val="Normal"/>
    <w:uiPriority w:val="99"/>
    <w:semiHidden/>
    <w:unhideWhenUsed/>
    <w:rsid w:val="006371C2"/>
    <w:pPr>
      <w:numPr>
        <w:numId w:val="9"/>
      </w:numPr>
      <w:contextualSpacing/>
    </w:pPr>
  </w:style>
  <w:style w:type="paragraph" w:styleId="ListNumber4">
    <w:name w:val="List Number 4"/>
    <w:basedOn w:val="Normal"/>
    <w:uiPriority w:val="99"/>
    <w:semiHidden/>
    <w:unhideWhenUsed/>
    <w:rsid w:val="006371C2"/>
    <w:pPr>
      <w:numPr>
        <w:numId w:val="10"/>
      </w:numPr>
      <w:contextualSpacing/>
    </w:pPr>
  </w:style>
  <w:style w:type="paragraph" w:styleId="ListNumber5">
    <w:name w:val="List Number 5"/>
    <w:basedOn w:val="Normal"/>
    <w:uiPriority w:val="99"/>
    <w:semiHidden/>
    <w:unhideWhenUsed/>
    <w:rsid w:val="006371C2"/>
    <w:pPr>
      <w:numPr>
        <w:numId w:val="11"/>
      </w:numPr>
      <w:contextualSpacing/>
    </w:pPr>
  </w:style>
  <w:style w:type="paragraph" w:styleId="ListContinue">
    <w:name w:val="List Continue"/>
    <w:basedOn w:val="Normal"/>
    <w:uiPriority w:val="99"/>
    <w:semiHidden/>
    <w:unhideWhenUsed/>
    <w:rsid w:val="006371C2"/>
    <w:pPr>
      <w:spacing w:after="120"/>
      <w:ind w:left="283"/>
      <w:contextualSpacing/>
    </w:pPr>
  </w:style>
  <w:style w:type="paragraph" w:styleId="ListContinue2">
    <w:name w:val="List Continue 2"/>
    <w:basedOn w:val="Normal"/>
    <w:uiPriority w:val="99"/>
    <w:semiHidden/>
    <w:unhideWhenUsed/>
    <w:rsid w:val="006371C2"/>
    <w:pPr>
      <w:spacing w:after="120"/>
      <w:ind w:left="566"/>
      <w:contextualSpacing/>
    </w:pPr>
  </w:style>
  <w:style w:type="paragraph" w:styleId="ListContinue3">
    <w:name w:val="List Continue 3"/>
    <w:basedOn w:val="Normal"/>
    <w:uiPriority w:val="99"/>
    <w:semiHidden/>
    <w:unhideWhenUsed/>
    <w:rsid w:val="006371C2"/>
    <w:pPr>
      <w:spacing w:after="120"/>
      <w:ind w:left="849"/>
      <w:contextualSpacing/>
    </w:pPr>
  </w:style>
  <w:style w:type="paragraph" w:styleId="ListContinue4">
    <w:name w:val="List Continue 4"/>
    <w:basedOn w:val="Normal"/>
    <w:uiPriority w:val="99"/>
    <w:semiHidden/>
    <w:unhideWhenUsed/>
    <w:rsid w:val="006371C2"/>
    <w:pPr>
      <w:spacing w:after="120"/>
      <w:ind w:left="1132"/>
      <w:contextualSpacing/>
    </w:pPr>
  </w:style>
  <w:style w:type="paragraph" w:styleId="ListContinue5">
    <w:name w:val="List Continue 5"/>
    <w:basedOn w:val="Normal"/>
    <w:uiPriority w:val="99"/>
    <w:semiHidden/>
    <w:unhideWhenUsed/>
    <w:rsid w:val="006371C2"/>
    <w:pPr>
      <w:spacing w:after="120"/>
      <w:ind w:left="1415"/>
      <w:contextualSpacing/>
    </w:pPr>
  </w:style>
  <w:style w:type="paragraph" w:styleId="MacroText">
    <w:name w:val="macro"/>
    <w:link w:val="MacroTextChar"/>
    <w:uiPriority w:val="99"/>
    <w:semiHidden/>
    <w:unhideWhenUsed/>
    <w:rsid w:val="006371C2"/>
    <w:pPr>
      <w:tabs>
        <w:tab w:val="left" w:pos="480"/>
        <w:tab w:val="left" w:pos="960"/>
        <w:tab w:val="left" w:pos="1440"/>
        <w:tab w:val="left" w:pos="1920"/>
        <w:tab w:val="left" w:pos="2400"/>
        <w:tab w:val="left" w:pos="2880"/>
        <w:tab w:val="left" w:pos="3360"/>
        <w:tab w:val="left" w:pos="3840"/>
        <w:tab w:val="left" w:pos="4320"/>
      </w:tabs>
      <w:spacing w:after="0" w:line="260" w:lineRule="exact"/>
    </w:pPr>
    <w:rPr>
      <w:rFonts w:ascii="Consolas" w:hAnsi="Consolas" w:cs="Consolas"/>
      <w:sz w:val="20"/>
      <w:szCs w:val="20"/>
    </w:rPr>
  </w:style>
  <w:style w:type="character" w:customStyle="1" w:styleId="MacroTextChar">
    <w:name w:val="Macro Text Char"/>
    <w:basedOn w:val="DefaultParagraphFont"/>
    <w:link w:val="MacroText"/>
    <w:uiPriority w:val="99"/>
    <w:semiHidden/>
    <w:rsid w:val="006371C2"/>
    <w:rPr>
      <w:rFonts w:ascii="Consolas" w:hAnsi="Consolas" w:cs="Consolas"/>
      <w:sz w:val="20"/>
      <w:szCs w:val="20"/>
    </w:rPr>
  </w:style>
  <w:style w:type="paragraph" w:styleId="NormalWeb">
    <w:name w:val="Normal (Web)"/>
    <w:basedOn w:val="Normal"/>
    <w:semiHidden/>
    <w:unhideWhenUsed/>
    <w:rsid w:val="006371C2"/>
    <w:rPr>
      <w:rFonts w:ascii="Times New Roman" w:hAnsi="Times New Roman"/>
      <w:sz w:val="24"/>
      <w:szCs w:val="24"/>
    </w:rPr>
  </w:style>
  <w:style w:type="paragraph" w:styleId="NoteHeading">
    <w:name w:val="Note Heading"/>
    <w:basedOn w:val="Normal"/>
    <w:next w:val="Normal"/>
    <w:link w:val="NoteHeadingChar"/>
    <w:uiPriority w:val="99"/>
    <w:semiHidden/>
    <w:unhideWhenUsed/>
    <w:rsid w:val="006371C2"/>
    <w:pPr>
      <w:spacing w:line="240" w:lineRule="auto"/>
    </w:pPr>
  </w:style>
  <w:style w:type="character" w:customStyle="1" w:styleId="NoteHeadingChar">
    <w:name w:val="Note Heading Char"/>
    <w:basedOn w:val="DefaultParagraphFont"/>
    <w:link w:val="NoteHeading"/>
    <w:uiPriority w:val="99"/>
    <w:semiHidden/>
    <w:rsid w:val="006371C2"/>
  </w:style>
  <w:style w:type="paragraph" w:styleId="BodyText">
    <w:name w:val="Body Text"/>
    <w:basedOn w:val="Normal"/>
    <w:link w:val="BodyTextChar"/>
    <w:semiHidden/>
    <w:unhideWhenUsed/>
    <w:rsid w:val="006371C2"/>
    <w:pPr>
      <w:spacing w:after="120"/>
    </w:pPr>
  </w:style>
  <w:style w:type="character" w:customStyle="1" w:styleId="BodyTextChar">
    <w:name w:val="Body Text Char"/>
    <w:basedOn w:val="DefaultParagraphFont"/>
    <w:link w:val="BodyText"/>
    <w:semiHidden/>
    <w:rsid w:val="006371C2"/>
  </w:style>
  <w:style w:type="paragraph" w:styleId="BodyText2">
    <w:name w:val="Body Text 2"/>
    <w:basedOn w:val="Normal"/>
    <w:link w:val="BodyText2Char"/>
    <w:semiHidden/>
    <w:unhideWhenUsed/>
    <w:rsid w:val="006371C2"/>
    <w:pPr>
      <w:spacing w:after="120" w:line="480" w:lineRule="auto"/>
    </w:pPr>
  </w:style>
  <w:style w:type="character" w:customStyle="1" w:styleId="BodyText2Char">
    <w:name w:val="Body Text 2 Char"/>
    <w:basedOn w:val="DefaultParagraphFont"/>
    <w:link w:val="BodyText2"/>
    <w:semiHidden/>
    <w:rsid w:val="006371C2"/>
  </w:style>
  <w:style w:type="paragraph" w:styleId="BodyText3">
    <w:name w:val="Body Text 3"/>
    <w:basedOn w:val="Normal"/>
    <w:link w:val="BodyText3Char"/>
    <w:semiHidden/>
    <w:unhideWhenUsed/>
    <w:rsid w:val="006371C2"/>
    <w:pPr>
      <w:spacing w:after="120"/>
    </w:pPr>
    <w:rPr>
      <w:sz w:val="16"/>
      <w:szCs w:val="16"/>
    </w:rPr>
  </w:style>
  <w:style w:type="character" w:customStyle="1" w:styleId="BodyText3Char">
    <w:name w:val="Body Text 3 Char"/>
    <w:basedOn w:val="DefaultParagraphFont"/>
    <w:link w:val="BodyText3"/>
    <w:semiHidden/>
    <w:rsid w:val="006371C2"/>
    <w:rPr>
      <w:sz w:val="16"/>
      <w:szCs w:val="16"/>
    </w:rPr>
  </w:style>
  <w:style w:type="paragraph" w:styleId="BodyTextFirstIndent">
    <w:name w:val="Body Text First Indent"/>
    <w:basedOn w:val="BodyText"/>
    <w:link w:val="BodyTextFirstIndentChar"/>
    <w:uiPriority w:val="99"/>
    <w:semiHidden/>
    <w:unhideWhenUsed/>
    <w:rsid w:val="006371C2"/>
    <w:pPr>
      <w:spacing w:after="0"/>
      <w:ind w:firstLine="360"/>
    </w:pPr>
  </w:style>
  <w:style w:type="character" w:customStyle="1" w:styleId="BodyTextFirstIndentChar">
    <w:name w:val="Body Text First Indent Char"/>
    <w:basedOn w:val="BodyTextChar"/>
    <w:link w:val="BodyTextFirstIndent"/>
    <w:uiPriority w:val="99"/>
    <w:semiHidden/>
    <w:rsid w:val="006371C2"/>
  </w:style>
  <w:style w:type="paragraph" w:styleId="BodyTextIndent">
    <w:name w:val="Body Text Indent"/>
    <w:basedOn w:val="Normal"/>
    <w:link w:val="BodyTextIndentChar"/>
    <w:semiHidden/>
    <w:unhideWhenUsed/>
    <w:rsid w:val="006371C2"/>
    <w:pPr>
      <w:spacing w:after="120"/>
      <w:ind w:left="283"/>
    </w:pPr>
  </w:style>
  <w:style w:type="character" w:customStyle="1" w:styleId="BodyTextIndentChar">
    <w:name w:val="Body Text Indent Char"/>
    <w:basedOn w:val="DefaultParagraphFont"/>
    <w:link w:val="BodyTextIndent"/>
    <w:semiHidden/>
    <w:rsid w:val="006371C2"/>
  </w:style>
  <w:style w:type="paragraph" w:styleId="BodyTextFirstIndent2">
    <w:name w:val="Body Text First Indent 2"/>
    <w:basedOn w:val="BodyTextIndent"/>
    <w:link w:val="BodyTextFirstIndent2Char"/>
    <w:uiPriority w:val="99"/>
    <w:semiHidden/>
    <w:unhideWhenUsed/>
    <w:rsid w:val="006371C2"/>
    <w:pPr>
      <w:spacing w:after="0"/>
      <w:ind w:left="360" w:firstLine="360"/>
    </w:pPr>
  </w:style>
  <w:style w:type="character" w:customStyle="1" w:styleId="BodyTextFirstIndent2Char">
    <w:name w:val="Body Text First Indent 2 Char"/>
    <w:basedOn w:val="BodyTextIndentChar"/>
    <w:link w:val="BodyTextFirstIndent2"/>
    <w:uiPriority w:val="99"/>
    <w:semiHidden/>
    <w:rsid w:val="006371C2"/>
  </w:style>
  <w:style w:type="paragraph" w:styleId="BodyTextIndent2">
    <w:name w:val="Body Text Indent 2"/>
    <w:basedOn w:val="Normal"/>
    <w:link w:val="BodyTextIndent2Char"/>
    <w:semiHidden/>
    <w:unhideWhenUsed/>
    <w:rsid w:val="006371C2"/>
    <w:pPr>
      <w:spacing w:after="120" w:line="480" w:lineRule="auto"/>
      <w:ind w:left="283"/>
    </w:pPr>
  </w:style>
  <w:style w:type="character" w:customStyle="1" w:styleId="BodyTextIndent2Char">
    <w:name w:val="Body Text Indent 2 Char"/>
    <w:basedOn w:val="DefaultParagraphFont"/>
    <w:link w:val="BodyTextIndent2"/>
    <w:semiHidden/>
    <w:rsid w:val="006371C2"/>
  </w:style>
  <w:style w:type="paragraph" w:styleId="BodyTextIndent3">
    <w:name w:val="Body Text Indent 3"/>
    <w:basedOn w:val="Normal"/>
    <w:link w:val="BodyTextIndent3Char"/>
    <w:semiHidden/>
    <w:unhideWhenUsed/>
    <w:rsid w:val="006371C2"/>
    <w:pPr>
      <w:spacing w:after="120"/>
      <w:ind w:left="283"/>
    </w:pPr>
    <w:rPr>
      <w:sz w:val="16"/>
      <w:szCs w:val="16"/>
    </w:rPr>
  </w:style>
  <w:style w:type="character" w:customStyle="1" w:styleId="BodyTextIndent3Char">
    <w:name w:val="Body Text Indent 3 Char"/>
    <w:basedOn w:val="DefaultParagraphFont"/>
    <w:link w:val="BodyTextIndent3"/>
    <w:semiHidden/>
    <w:rsid w:val="006371C2"/>
    <w:rPr>
      <w:sz w:val="16"/>
      <w:szCs w:val="16"/>
    </w:rPr>
  </w:style>
  <w:style w:type="paragraph" w:styleId="NormalIndent">
    <w:name w:val="Normal Indent"/>
    <w:basedOn w:val="Normal"/>
    <w:semiHidden/>
    <w:unhideWhenUsed/>
    <w:rsid w:val="006371C2"/>
    <w:pPr>
      <w:ind w:left="708"/>
    </w:pPr>
  </w:style>
  <w:style w:type="paragraph" w:styleId="PlainText">
    <w:name w:val="Plain Text"/>
    <w:basedOn w:val="Normal"/>
    <w:link w:val="PlainTextChar"/>
    <w:semiHidden/>
    <w:unhideWhenUsed/>
    <w:rsid w:val="006371C2"/>
    <w:pPr>
      <w:spacing w:line="240" w:lineRule="auto"/>
    </w:pPr>
    <w:rPr>
      <w:rFonts w:ascii="Consolas" w:hAnsi="Consolas" w:cs="Consolas"/>
      <w:sz w:val="21"/>
      <w:szCs w:val="21"/>
    </w:rPr>
  </w:style>
  <w:style w:type="character" w:customStyle="1" w:styleId="PlainTextChar">
    <w:name w:val="Plain Text Char"/>
    <w:basedOn w:val="DefaultParagraphFont"/>
    <w:link w:val="PlainText"/>
    <w:semiHidden/>
    <w:rsid w:val="006371C2"/>
    <w:rPr>
      <w:rFonts w:ascii="Consolas" w:hAnsi="Consolas" w:cs="Consolas"/>
      <w:sz w:val="21"/>
      <w:szCs w:val="21"/>
    </w:rPr>
  </w:style>
  <w:style w:type="paragraph" w:customStyle="1" w:styleId="Figuuronderschrift">
    <w:name w:val="Figuur onderschrift"/>
    <w:basedOn w:val="Normal"/>
    <w:next w:val="Normal"/>
    <w:qFormat/>
    <w:rsid w:val="002C7453"/>
    <w:pPr>
      <w:keepNext/>
      <w:keepLines/>
      <w:tabs>
        <w:tab w:val="left" w:pos="1191"/>
      </w:tabs>
      <w:spacing w:before="130"/>
    </w:pPr>
    <w:rPr>
      <w:i/>
      <w:lang w:eastAsia="nl-NL"/>
    </w:rPr>
  </w:style>
  <w:style w:type="paragraph" w:customStyle="1" w:styleId="KopBijlage">
    <w:name w:val="Kop Bijlage"/>
    <w:basedOn w:val="Heading1"/>
    <w:next w:val="Normal"/>
    <w:link w:val="KopBijlageChar"/>
    <w:qFormat/>
    <w:rsid w:val="00D87CFC"/>
    <w:pPr>
      <w:numPr>
        <w:numId w:val="0"/>
      </w:numPr>
      <w:ind w:left="2552" w:hanging="2552"/>
    </w:pPr>
    <w:rPr>
      <w:lang w:val="nl-NL"/>
    </w:rPr>
  </w:style>
  <w:style w:type="character" w:customStyle="1" w:styleId="KopBijlageChar">
    <w:name w:val="Kop Bijlage Char"/>
    <w:basedOn w:val="DefaultParagraphFont"/>
    <w:link w:val="KopBijlage"/>
    <w:rsid w:val="00D87CFC"/>
    <w:rPr>
      <w:rFonts w:eastAsiaTheme="majorEastAsia" w:cstheme="majorBidi"/>
      <w:bCs/>
      <w:sz w:val="40"/>
      <w:szCs w:val="28"/>
    </w:rPr>
  </w:style>
  <w:style w:type="character" w:styleId="PlaceholderText">
    <w:name w:val="Placeholder Text"/>
    <w:basedOn w:val="DefaultParagraphFont"/>
    <w:uiPriority w:val="99"/>
    <w:semiHidden/>
    <w:rsid w:val="00FF0768"/>
    <w:rPr>
      <w:color w:val="808080"/>
    </w:rPr>
  </w:style>
  <w:style w:type="paragraph" w:customStyle="1" w:styleId="Subtitel">
    <w:name w:val="Subtitel"/>
    <w:basedOn w:val="Normal"/>
    <w:qFormat/>
    <w:rsid w:val="00160987"/>
    <w:rPr>
      <w:sz w:val="20"/>
      <w:szCs w:val="20"/>
    </w:rPr>
  </w:style>
  <w:style w:type="paragraph" w:customStyle="1" w:styleId="Auteurs">
    <w:name w:val="Auteurs"/>
    <w:basedOn w:val="Normal"/>
    <w:qFormat/>
    <w:rsid w:val="00160987"/>
    <w:rPr>
      <w:sz w:val="16"/>
    </w:rPr>
  </w:style>
  <w:style w:type="paragraph" w:customStyle="1" w:styleId="Instituut">
    <w:name w:val="Instituut"/>
    <w:basedOn w:val="Normal"/>
    <w:qFormat/>
    <w:rsid w:val="00160987"/>
    <w:rPr>
      <w:sz w:val="14"/>
      <w:szCs w:val="14"/>
    </w:rPr>
  </w:style>
  <w:style w:type="paragraph" w:customStyle="1" w:styleId="Voettekstrechts">
    <w:name w:val="Voettekst rechts"/>
    <w:basedOn w:val="Footer"/>
    <w:rsid w:val="006D5C42"/>
    <w:pPr>
      <w:jc w:val="right"/>
    </w:pPr>
  </w:style>
  <w:style w:type="paragraph" w:customStyle="1" w:styleId="Rapportnummer">
    <w:name w:val="Rapportnummer"/>
    <w:basedOn w:val="Normal"/>
    <w:qFormat/>
    <w:rsid w:val="00160987"/>
    <w:rPr>
      <w:sz w:val="14"/>
      <w:szCs w:val="14"/>
    </w:rPr>
  </w:style>
  <w:style w:type="table" w:customStyle="1" w:styleId="Tabelstijl">
    <w:name w:val="Tabelstijl"/>
    <w:basedOn w:val="TableNormal"/>
    <w:uiPriority w:val="99"/>
    <w:rsid w:val="00C92325"/>
    <w:pPr>
      <w:spacing w:after="0" w:line="195" w:lineRule="exact"/>
      <w:ind w:left="57" w:right="57"/>
    </w:pPr>
    <w:rPr>
      <w:sz w:val="14"/>
    </w:rPr>
    <w:tblPr>
      <w:tblBorders>
        <w:bottom w:val="single" w:sz="4" w:space="0" w:color="00549F"/>
        <w:insideH w:val="single" w:sz="4" w:space="0" w:color="00549F"/>
      </w:tblBorders>
      <w:tblCellMar>
        <w:top w:w="28" w:type="dxa"/>
        <w:left w:w="0" w:type="dxa"/>
        <w:bottom w:w="28" w:type="dxa"/>
        <w:right w:w="0" w:type="dxa"/>
      </w:tblCellMar>
    </w:tblPr>
    <w:tblStylePr w:type="firstRow">
      <w:pPr>
        <w:wordWrap/>
        <w:spacing w:beforeLines="0" w:before="0" w:beforeAutospacing="0" w:afterLines="0" w:after="0" w:afterAutospacing="0" w:line="195" w:lineRule="exact"/>
        <w:ind w:leftChars="0" w:left="57" w:rightChars="0" w:right="57"/>
      </w:pPr>
      <w:rPr>
        <w:rFonts w:ascii="Verdana" w:hAnsi="Verdana"/>
        <w:b/>
        <w:color w:val="00549F"/>
        <w:sz w:val="14"/>
      </w:rPr>
      <w:tblPr/>
      <w:tcPr>
        <w:tcBorders>
          <w:top w:val="single" w:sz="4" w:space="0" w:color="00549F"/>
        </w:tcBorders>
      </w:tcPr>
    </w:tblStylePr>
    <w:tblStylePr w:type="nwCell">
      <w:pPr>
        <w:wordWrap/>
        <w:spacing w:line="220" w:lineRule="exact"/>
        <w:ind w:leftChars="0" w:left="57" w:rightChars="0" w:right="57"/>
      </w:pPr>
      <w:rPr>
        <w:rFonts w:ascii="Verdana" w:hAnsi="Verdana"/>
        <w:b/>
        <w:color w:val="00549F"/>
        <w:sz w:val="14"/>
      </w:rPr>
    </w:tblStylePr>
  </w:style>
  <w:style w:type="paragraph" w:styleId="TOC3">
    <w:name w:val="toc 3"/>
    <w:basedOn w:val="Normal"/>
    <w:next w:val="Normal"/>
    <w:autoRedefine/>
    <w:uiPriority w:val="39"/>
    <w:rsid w:val="000433ED"/>
    <w:pPr>
      <w:tabs>
        <w:tab w:val="left" w:pos="2268"/>
        <w:tab w:val="right" w:pos="9356"/>
      </w:tabs>
      <w:ind w:left="2268" w:right="567" w:hanging="567"/>
    </w:pPr>
    <w:rPr>
      <w:noProof/>
    </w:rPr>
  </w:style>
  <w:style w:type="character" w:customStyle="1" w:styleId="Superscript">
    <w:name w:val="Superscript"/>
    <w:basedOn w:val="DefaultParagraphFont"/>
    <w:qFormat/>
    <w:rsid w:val="009675BA"/>
    <w:rPr>
      <w:vertAlign w:val="superscript"/>
    </w:rPr>
  </w:style>
  <w:style w:type="character" w:customStyle="1" w:styleId="Subscript">
    <w:name w:val="Subscript"/>
    <w:basedOn w:val="Superscript"/>
    <w:qFormat/>
    <w:rsid w:val="009675BA"/>
    <w:rPr>
      <w:vertAlign w:val="subscript"/>
    </w:rPr>
  </w:style>
  <w:style w:type="character" w:customStyle="1" w:styleId="Onderstreept">
    <w:name w:val="Onderstreept"/>
    <w:basedOn w:val="DefaultParagraphFont"/>
    <w:qFormat/>
    <w:rsid w:val="009675BA"/>
    <w:rPr>
      <w:b w:val="0"/>
      <w:i w:val="0"/>
      <w:u w:val="single"/>
    </w:rPr>
  </w:style>
  <w:style w:type="character" w:customStyle="1" w:styleId="Nadrukzwaar">
    <w:name w:val="Nadruk + zwaar"/>
    <w:basedOn w:val="DefaultParagraphFont"/>
    <w:qFormat/>
    <w:rsid w:val="009675BA"/>
    <w:rPr>
      <w:b/>
      <w:i/>
      <w:lang w:val="nl-NL"/>
    </w:rPr>
  </w:style>
  <w:style w:type="paragraph" w:customStyle="1" w:styleId="KopBijlagemet2regels">
    <w:name w:val="Kop Bijlage met 2 regels"/>
    <w:basedOn w:val="KopBijlage"/>
    <w:qFormat/>
    <w:rsid w:val="00C84B54"/>
    <w:pPr>
      <w:spacing w:after="520"/>
    </w:pPr>
  </w:style>
  <w:style w:type="character" w:customStyle="1" w:styleId="Figuuronderschriftnummer">
    <w:name w:val="Figuuronderschrift nummer"/>
    <w:basedOn w:val="Strong"/>
    <w:qFormat/>
    <w:rsid w:val="00E642CC"/>
    <w:rPr>
      <w:b/>
      <w:bCs/>
      <w:lang w:val="nl-NL"/>
    </w:rPr>
  </w:style>
  <w:style w:type="paragraph" w:customStyle="1" w:styleId="KopInhoudsopgave">
    <w:name w:val="Kop Inhoudsopgave"/>
    <w:basedOn w:val="Heading1"/>
    <w:next w:val="Normal"/>
    <w:qFormat/>
    <w:rsid w:val="00402DFA"/>
    <w:pPr>
      <w:numPr>
        <w:numId w:val="0"/>
      </w:numPr>
    </w:pPr>
  </w:style>
  <w:style w:type="paragraph" w:customStyle="1" w:styleId="Tabellichaamgecentreerd">
    <w:name w:val="Tabellichaam gecentreerd"/>
    <w:basedOn w:val="Tabellichaamlinks"/>
    <w:qFormat/>
    <w:rsid w:val="00A35406"/>
    <w:pPr>
      <w:jc w:val="center"/>
    </w:pPr>
  </w:style>
  <w:style w:type="paragraph" w:customStyle="1" w:styleId="Tabellichaamrechts">
    <w:name w:val="Tabellichaam rechts"/>
    <w:basedOn w:val="Tabellichaamgecentreerd"/>
    <w:qFormat/>
    <w:rsid w:val="00A35406"/>
    <w:pPr>
      <w:jc w:val="right"/>
    </w:pPr>
  </w:style>
  <w:style w:type="paragraph" w:styleId="ListParagraph">
    <w:name w:val="List Paragraph"/>
    <w:basedOn w:val="Normal"/>
    <w:uiPriority w:val="34"/>
    <w:qFormat/>
    <w:rsid w:val="00937052"/>
    <w:pPr>
      <w:ind w:left="720"/>
      <w:contextualSpacing/>
    </w:pPr>
  </w:style>
  <w:style w:type="paragraph" w:customStyle="1" w:styleId="Logoveld">
    <w:name w:val="Logoveld"/>
    <w:basedOn w:val="Figuurstijl"/>
    <w:qFormat/>
    <w:rsid w:val="008765DF"/>
    <w:pPr>
      <w:spacing w:after="100"/>
      <w:ind w:left="-198" w:right="113"/>
    </w:pPr>
    <w:rPr>
      <w:color w:val="808080" w:themeColor="background1" w:themeShade="80"/>
      <w:sz w:val="16"/>
    </w:rPr>
  </w:style>
  <w:style w:type="paragraph" w:customStyle="1" w:styleId="Logoveld1">
    <w:name w:val="Logoveld 1"/>
    <w:basedOn w:val="Logoveld"/>
    <w:qFormat/>
    <w:rsid w:val="008765DF"/>
    <w:pPr>
      <w:ind w:left="-113"/>
    </w:pPr>
  </w:style>
  <w:style w:type="character" w:customStyle="1" w:styleId="TabelopschriftChar">
    <w:name w:val="Tabelopschrift Char"/>
    <w:basedOn w:val="DefaultParagraphFont"/>
    <w:link w:val="Tabelopschrift"/>
    <w:rsid w:val="002C7453"/>
    <w:rPr>
      <w:i/>
      <w:lang w:eastAsia="nl-NL"/>
    </w:rPr>
  </w:style>
  <w:style w:type="paragraph" w:styleId="Header">
    <w:name w:val="header"/>
    <w:basedOn w:val="Normal"/>
    <w:link w:val="HeaderChar"/>
    <w:unhideWhenUsed/>
    <w:rsid w:val="0052642E"/>
    <w:pPr>
      <w:tabs>
        <w:tab w:val="center" w:pos="4536"/>
        <w:tab w:val="right" w:pos="9072"/>
      </w:tabs>
      <w:spacing w:line="240" w:lineRule="auto"/>
    </w:pPr>
  </w:style>
  <w:style w:type="character" w:customStyle="1" w:styleId="HeaderChar">
    <w:name w:val="Header Char"/>
    <w:basedOn w:val="DefaultParagraphFont"/>
    <w:link w:val="Header"/>
    <w:rsid w:val="0052642E"/>
  </w:style>
  <w:style w:type="numbering" w:customStyle="1" w:styleId="LijstBullets">
    <w:name w:val="Lijst Bullets"/>
    <w:uiPriority w:val="99"/>
    <w:rsid w:val="009D5CAD"/>
    <w:pPr>
      <w:numPr>
        <w:numId w:val="14"/>
      </w:numPr>
    </w:pPr>
  </w:style>
  <w:style w:type="paragraph" w:customStyle="1" w:styleId="Opsomming1">
    <w:name w:val="Opsomming 1"/>
    <w:basedOn w:val="ListParagraph"/>
    <w:qFormat/>
    <w:rsid w:val="00402DFA"/>
    <w:pPr>
      <w:numPr>
        <w:numId w:val="18"/>
      </w:numPr>
      <w:ind w:left="170" w:hanging="170"/>
    </w:pPr>
  </w:style>
  <w:style w:type="paragraph" w:customStyle="1" w:styleId="Opsomming2">
    <w:name w:val="Opsomming 2"/>
    <w:basedOn w:val="ListParagraph"/>
    <w:qFormat/>
    <w:rsid w:val="00402DFA"/>
    <w:pPr>
      <w:numPr>
        <w:ilvl w:val="1"/>
        <w:numId w:val="18"/>
      </w:numPr>
      <w:ind w:left="340" w:hanging="170"/>
    </w:pPr>
  </w:style>
  <w:style w:type="paragraph" w:customStyle="1" w:styleId="Opsomming3">
    <w:name w:val="Opsomming 3"/>
    <w:basedOn w:val="ListParagraph"/>
    <w:qFormat/>
    <w:rsid w:val="00FA39E8"/>
    <w:pPr>
      <w:numPr>
        <w:ilvl w:val="2"/>
        <w:numId w:val="18"/>
      </w:numPr>
      <w:ind w:left="510" w:hanging="170"/>
    </w:pPr>
  </w:style>
  <w:style w:type="paragraph" w:customStyle="1" w:styleId="Opsomming123">
    <w:name w:val="Opsomming 123"/>
    <w:basedOn w:val="ListParagraph"/>
    <w:qFormat/>
    <w:rsid w:val="00402DFA"/>
    <w:pPr>
      <w:numPr>
        <w:numId w:val="16"/>
      </w:numPr>
    </w:pPr>
  </w:style>
  <w:style w:type="paragraph" w:customStyle="1" w:styleId="Opsommingabc">
    <w:name w:val="Opsomming abc"/>
    <w:basedOn w:val="ListParagraph"/>
    <w:qFormat/>
    <w:rsid w:val="00402DFA"/>
    <w:pPr>
      <w:numPr>
        <w:numId w:val="17"/>
      </w:numPr>
    </w:pPr>
  </w:style>
  <w:style w:type="character" w:styleId="UnresolvedMention">
    <w:name w:val="Unresolved Mention"/>
    <w:basedOn w:val="DefaultParagraphFont"/>
    <w:uiPriority w:val="99"/>
    <w:semiHidden/>
    <w:unhideWhenUsed/>
    <w:rsid w:val="00184065"/>
    <w:rPr>
      <w:color w:val="605E5C"/>
      <w:shd w:val="clear" w:color="auto" w:fill="E1DFDD"/>
    </w:rPr>
  </w:style>
  <w:style w:type="character" w:styleId="CommentReference">
    <w:name w:val="annotation reference"/>
    <w:basedOn w:val="DefaultParagraphFont"/>
    <w:semiHidden/>
    <w:unhideWhenUsed/>
    <w:rsid w:val="008260C2"/>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416050">
      <w:bodyDiv w:val="1"/>
      <w:marLeft w:val="0"/>
      <w:marRight w:val="0"/>
      <w:marTop w:val="0"/>
      <w:marBottom w:val="0"/>
      <w:divBdr>
        <w:top w:val="none" w:sz="0" w:space="0" w:color="auto"/>
        <w:left w:val="none" w:sz="0" w:space="0" w:color="auto"/>
        <w:bottom w:val="none" w:sz="0" w:space="0" w:color="auto"/>
        <w:right w:val="none" w:sz="0" w:space="0" w:color="auto"/>
      </w:divBdr>
    </w:div>
    <w:div w:id="586695582">
      <w:bodyDiv w:val="1"/>
      <w:marLeft w:val="0"/>
      <w:marRight w:val="0"/>
      <w:marTop w:val="0"/>
      <w:marBottom w:val="0"/>
      <w:divBdr>
        <w:top w:val="none" w:sz="0" w:space="0" w:color="auto"/>
        <w:left w:val="none" w:sz="0" w:space="0" w:color="auto"/>
        <w:bottom w:val="none" w:sz="0" w:space="0" w:color="auto"/>
        <w:right w:val="none" w:sz="0" w:space="0" w:color="auto"/>
      </w:divBdr>
    </w:div>
    <w:div w:id="786898543">
      <w:bodyDiv w:val="1"/>
      <w:marLeft w:val="0"/>
      <w:marRight w:val="0"/>
      <w:marTop w:val="0"/>
      <w:marBottom w:val="0"/>
      <w:divBdr>
        <w:top w:val="none" w:sz="0" w:space="0" w:color="auto"/>
        <w:left w:val="none" w:sz="0" w:space="0" w:color="auto"/>
        <w:bottom w:val="none" w:sz="0" w:space="0" w:color="auto"/>
        <w:right w:val="none" w:sz="0" w:space="0" w:color="auto"/>
      </w:divBdr>
    </w:div>
    <w:div w:id="854735300">
      <w:bodyDiv w:val="1"/>
      <w:marLeft w:val="0"/>
      <w:marRight w:val="0"/>
      <w:marTop w:val="0"/>
      <w:marBottom w:val="0"/>
      <w:divBdr>
        <w:top w:val="none" w:sz="0" w:space="0" w:color="auto"/>
        <w:left w:val="none" w:sz="0" w:space="0" w:color="auto"/>
        <w:bottom w:val="none" w:sz="0" w:space="0" w:color="auto"/>
        <w:right w:val="none" w:sz="0" w:space="0" w:color="auto"/>
      </w:divBdr>
    </w:div>
    <w:div w:id="872310852">
      <w:bodyDiv w:val="1"/>
      <w:marLeft w:val="0"/>
      <w:marRight w:val="0"/>
      <w:marTop w:val="0"/>
      <w:marBottom w:val="0"/>
      <w:divBdr>
        <w:top w:val="none" w:sz="0" w:space="0" w:color="auto"/>
        <w:left w:val="none" w:sz="0" w:space="0" w:color="auto"/>
        <w:bottom w:val="none" w:sz="0" w:space="0" w:color="auto"/>
        <w:right w:val="none" w:sz="0" w:space="0" w:color="auto"/>
      </w:divBdr>
    </w:div>
    <w:div w:id="917178678">
      <w:bodyDiv w:val="1"/>
      <w:marLeft w:val="0"/>
      <w:marRight w:val="0"/>
      <w:marTop w:val="0"/>
      <w:marBottom w:val="0"/>
      <w:divBdr>
        <w:top w:val="none" w:sz="0" w:space="0" w:color="auto"/>
        <w:left w:val="none" w:sz="0" w:space="0" w:color="auto"/>
        <w:bottom w:val="none" w:sz="0" w:space="0" w:color="auto"/>
        <w:right w:val="none" w:sz="0" w:space="0" w:color="auto"/>
      </w:divBdr>
    </w:div>
    <w:div w:id="2053454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jpeg"/><Relationship Id="rId26" Type="http://schemas.openxmlformats.org/officeDocument/2006/relationships/image" Target="media/image4.png"/><Relationship Id="rId39" Type="http://schemas.openxmlformats.org/officeDocument/2006/relationships/hyperlink" Target="https://wageningenur4-my.sharepoint.com/:b:/g/personal/arnab_gupta_wur_nl/EY4eFHVVvC9JoFZU7HgCvzgBWG6Ag6B_hUllM_cDxCC45A?e=YDzxQS" TargetMode="External"/><Relationship Id="rId21" Type="http://schemas.openxmlformats.org/officeDocument/2006/relationships/image" Target="media/image3.png"/><Relationship Id="rId34" Type="http://schemas.openxmlformats.org/officeDocument/2006/relationships/image" Target="media/image12.png"/><Relationship Id="rId42" Type="http://schemas.openxmlformats.org/officeDocument/2006/relationships/hyperlink" Target="https://wageningenur4-my.sharepoint.com/:b:/g/personal/arnab_gupta_wur_nl/EY4eFHVVvC9JoFZU7HgCvzgBWG6Ag6B_hUllM_cDxCC45A?e=YDzxQS" TargetMode="External"/><Relationship Id="rId47" Type="http://schemas.openxmlformats.org/officeDocument/2006/relationships/hyperlink" Target="http://www.wur.eu/wcdi" TargetMode="External"/><Relationship Id="rId50" Type="http://schemas.openxmlformats.org/officeDocument/2006/relationships/footer" Target="footer4.xml"/><Relationship Id="rId55"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oi.org/10.18174/xxxxxx" TargetMode="External"/><Relationship Id="rId29" Type="http://schemas.openxmlformats.org/officeDocument/2006/relationships/image" Target="media/image7.png"/><Relationship Id="rId11" Type="http://schemas.openxmlformats.org/officeDocument/2006/relationships/comments" Target="comments.xml"/><Relationship Id="rId24" Type="http://schemas.openxmlformats.org/officeDocument/2006/relationships/header" Target="header3.xml"/><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header" Target="header4.xml"/><Relationship Id="rId53" Type="http://schemas.openxmlformats.org/officeDocument/2006/relationships/footer" Target="footer6.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mailto:info.cdi@wur.nl" TargetMode="External"/><Relationship Id="rId31" Type="http://schemas.openxmlformats.org/officeDocument/2006/relationships/image" Target="media/image9.png"/><Relationship Id="rId44" Type="http://schemas.openxmlformats.org/officeDocument/2006/relationships/footer" Target="footer2.xml"/><Relationship Id="rId52"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1.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www.wur.nl/en/value-creation-cooperation/partnerships-collaborations/wdcc-2/research-data-management-wdcc/doing/research-data-documentation.htm" TargetMode="External"/><Relationship Id="rId48" Type="http://schemas.openxmlformats.org/officeDocument/2006/relationships/hyperlink" Target="http://www.wur.eu/wcdi"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footer" Target="footer5.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www.wur.eu/wcdi" TargetMode="External"/><Relationship Id="rId25" Type="http://schemas.openxmlformats.org/officeDocument/2006/relationships/footer" Target="footer1.xml"/><Relationship Id="rId33" Type="http://schemas.openxmlformats.org/officeDocument/2006/relationships/image" Target="media/image11.png"/><Relationship Id="rId38" Type="http://schemas.openxmlformats.org/officeDocument/2006/relationships/image" Target="media/image15.svg"/><Relationship Id="rId46" Type="http://schemas.openxmlformats.org/officeDocument/2006/relationships/footer" Target="footer3.xml"/><Relationship Id="rId20" Type="http://schemas.openxmlformats.org/officeDocument/2006/relationships/hyperlink" Target="http://www.wur.eu/wcdi" TargetMode="External"/><Relationship Id="rId41" Type="http://schemas.openxmlformats.org/officeDocument/2006/relationships/image" Target="media/image17.sv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emf"/><Relationship Id="rId23" Type="http://schemas.openxmlformats.org/officeDocument/2006/relationships/header" Target="header2.xml"/><Relationship Id="rId28" Type="http://schemas.openxmlformats.org/officeDocument/2006/relationships/image" Target="media/image6.png"/><Relationship Id="rId36" Type="http://schemas.openxmlformats.org/officeDocument/2006/relationships/hyperlink" Target="https://www.wur.nl/en/value-creation-cooperation/partnerships-collaborations/wdcc-2/research-data-management-wdcc/doing/research-data-documentation.htm" TargetMode="External"/><Relationship Id="rId49"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pta007\AppData\Roaming\DotOffice\Sync\SSG%20-%20Social%20Sciences%20Group\Wageningen%20Centre%20for%20Development%20Innovation\Rapportsjabloon%20WCDI_UK_09-2024.dotm" TargetMode="External"/></Relationships>
</file>

<file path=word/theme/theme1.xml><?xml version="1.0" encoding="utf-8"?>
<a:theme xmlns:a="http://schemas.openxmlformats.org/drawingml/2006/main" name="Kantoorthema">
  <a:themeElements>
    <a:clrScheme name="Aangepast 1">
      <a:dk1>
        <a:sysClr val="windowText" lastClr="000000"/>
      </a:dk1>
      <a:lt1>
        <a:sysClr val="window" lastClr="FFFFFF"/>
      </a:lt1>
      <a:dk2>
        <a:srgbClr val="1F497D"/>
      </a:dk2>
      <a:lt2>
        <a:srgbClr val="EEECE1"/>
      </a:lt2>
      <a:accent1>
        <a:srgbClr val="008A00"/>
      </a:accent1>
      <a:accent2>
        <a:srgbClr val="6AADE4"/>
      </a:accent2>
      <a:accent3>
        <a:srgbClr val="D09E72"/>
      </a:accent3>
      <a:accent4>
        <a:srgbClr val="D5D2CA"/>
      </a:accent4>
      <a:accent5>
        <a:srgbClr val="005172"/>
      </a:accent5>
      <a:accent6>
        <a:srgbClr val="FF7900"/>
      </a:accent6>
      <a:hlink>
        <a:srgbClr val="000000"/>
      </a:hlink>
      <a:folHlink>
        <a:srgbClr val="000000"/>
      </a:folHlink>
    </a:clrScheme>
    <a:fontScheme name="Wageningen UR lettertype">
      <a:majorFont>
        <a:latin typeface="Verdana"/>
        <a:ea typeface=""/>
        <a:cs typeface=""/>
      </a:majorFont>
      <a:minorFont>
        <a:latin typeface="Verdana"/>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42b0bf8-967c-42ee-9ea1-82fd62efc2da" xsi:nil="true"/>
    <lcf76f155ced4ddcb4097134ff3c332f xmlns="1a54aaa0-f646-41a7-b8bf-d804acf77584">
      <Terms xmlns="http://schemas.microsoft.com/office/infopath/2007/PartnerControls"/>
    </lcf76f155ced4ddcb4097134ff3c332f>
    <GeoLocations xmlns="1a54aaa0-f646-41a7-b8bf-d804acf77584" xsi:nil="true"/>
    <Subjectandkeywords xmlns="1a54aaa0-f646-41a7-b8bf-d804acf77584" xsi:nil="true"/>
    <SharePoint_x0020_Column_x0020_Name xmlns="1a54aaa0-f646-41a7-b8bf-d804acf77584" xsi:nil="true"/>
    <Nameofcontributors xmlns="1a54aaa0-f646-41a7-b8bf-d804acf77584" xsi:nil="true"/>
    <Publicationyear xmlns="1a54aaa0-f646-41a7-b8bf-d804acf77584" xsi:nil="true"/>
    <FundingAgency xmlns="1a54aaa0-f646-41a7-b8bf-d804acf77584" xsi:nil="true"/>
    <Element xmlns="1a54aaa0-f646-41a7-b8bf-d804acf77584" xsi:nil="true"/>
    <Information_Misc xmlns="1a54aaa0-f646-41a7-b8bf-d804acf77584" xsi:nil="true"/>
    <Details_x0020_of_x0020_Data xmlns="1a54aaa0-f646-41a7-b8bf-d804acf7758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9610C70D0E6064F9062A0404BA40F03" ma:contentTypeVersion="26" ma:contentTypeDescription="Create a new document." ma:contentTypeScope="" ma:versionID="d5d4ff5eb49673dda3c137c4d695e84b">
  <xsd:schema xmlns:xsd="http://www.w3.org/2001/XMLSchema" xmlns:xs="http://www.w3.org/2001/XMLSchema" xmlns:p="http://schemas.microsoft.com/office/2006/metadata/properties" xmlns:ns2="1a54aaa0-f646-41a7-b8bf-d804acf77584" xmlns:ns3="842b0bf8-967c-42ee-9ea1-82fd62efc2da" targetNamespace="http://schemas.microsoft.com/office/2006/metadata/properties" ma:root="true" ma:fieldsID="82d84dea01d9a33af0dfff621e80680d" ns2:_="" ns3:_="">
    <xsd:import namespace="1a54aaa0-f646-41a7-b8bf-d804acf77584"/>
    <xsd:import namespace="842b0bf8-967c-42ee-9ea1-82fd62efc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lcf76f155ced4ddcb4097134ff3c332f" minOccurs="0"/>
                <xsd:element ref="ns3:TaxCatchAll" minOccurs="0"/>
                <xsd:element ref="ns2:MediaServiceDateTaken" minOccurs="0"/>
                <xsd:element ref="ns2:MediaLengthInSeconds" minOccurs="0"/>
                <xsd:element ref="ns2:MediaServiceObjectDetectorVersions" minOccurs="0"/>
                <xsd:element ref="ns2:MediaServiceSearchProperties" minOccurs="0"/>
                <xsd:element ref="ns2:Element" minOccurs="0"/>
                <xsd:element ref="ns2:SharePoint_x0020_Column_x0020_Name" minOccurs="0"/>
                <xsd:element ref="ns2:Details_x0020_of_x0020_Data" minOccurs="0"/>
                <xsd:element ref="ns2:Information_Misc" minOccurs="0"/>
                <xsd:element ref="ns2:Publicationyear" minOccurs="0"/>
                <xsd:element ref="ns2:Subjectandkeywords" minOccurs="0"/>
                <xsd:element ref="ns2:Nameofcontributors" minOccurs="0"/>
                <xsd:element ref="ns2:GeoLocations" minOccurs="0"/>
                <xsd:element ref="ns2:FundingAgenc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54aaa0-f646-41a7-b8bf-d804acf775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5ec99919-4982-4388-8a64-83a11d2ca210" ma:termSetId="09814cd3-568e-fe90-9814-8d621ff8fb84" ma:anchorId="fba54fb3-c3e1-fe81-a776-ca4b69148c4d" ma:open="true" ma:isKeyword="false">
      <xsd:complexType>
        <xsd:sequence>
          <xsd:element ref="pc:Terms" minOccurs="0" maxOccurs="1"/>
        </xsd:sequence>
      </xsd:complexType>
    </xsd:element>
    <xsd:element name="MediaServiceDateTaken" ma:index="21" nillable="true" ma:displayName="MediaServiceDateTaken" ma:hidden="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Element" ma:index="25" nillable="true" ma:displayName="Element" ma:description="Unique DOI assigned to the project or dataset to ensure findability and citation." ma:format="Dropdown" ma:internalName="Element">
      <xsd:simpleType>
        <xsd:restriction base="dms:Text">
          <xsd:maxLength value="255"/>
        </xsd:restriction>
      </xsd:simpleType>
    </xsd:element>
    <xsd:element name="SharePoint_x0020_Column_x0020_Name" ma:index="26" nillable="true" ma:displayName="SharePoint Column Name" ma:description="Title of the project or the document or the file" ma:format="Dropdown" ma:internalName="SharePoint_x0020_Column_x0020_Name">
      <xsd:simpleType>
        <xsd:restriction base="dms:Text">
          <xsd:maxLength value="255"/>
        </xsd:restriction>
      </xsd:simpleType>
    </xsd:element>
    <xsd:element name="Details_x0020_of_x0020_Data" ma:index="27" nillable="true" ma:displayName="Details of Data" ma:internalName="Details_x0020_of_x0020_Data">
      <xsd:simpleType>
        <xsd:restriction base="dms:Text">
          <xsd:maxLength value="255"/>
        </xsd:restriction>
      </xsd:simpleType>
    </xsd:element>
    <xsd:element name="Information_Misc" ma:index="28" nillable="true" ma:displayName="Information_Misc" ma:description="The organization making the dataset available, typically Wageningen Centre for Development Innovation (WCDI) or project partners like Wasafiri Consulting.&#10;" ma:format="Dropdown" ma:internalName="Information_Misc">
      <xsd:simpleType>
        <xsd:restriction base="dms:Text">
          <xsd:maxLength value="255"/>
        </xsd:restriction>
      </xsd:simpleType>
    </xsd:element>
    <xsd:element name="Publicationyear" ma:index="29" nillable="true" ma:displayName="Publication year" ma:format="DateOnly" ma:internalName="Publicationyear">
      <xsd:simpleType>
        <xsd:restriction base="dms:DateTime"/>
      </xsd:simpleType>
    </xsd:element>
    <xsd:element name="Subjectandkeywords" ma:index="30" nillable="true" ma:displayName="Subject and keywords" ma:description="The thematic focus of the data and add as many as possible keywords" ma:format="Dropdown" ma:internalName="Subjectandkeywords">
      <xsd:simpleType>
        <xsd:restriction base="dms:Text">
          <xsd:maxLength value="255"/>
        </xsd:restriction>
      </xsd:simpleType>
    </xsd:element>
    <xsd:element name="Nameofcontributors" ma:index="31" nillable="true" ma:displayName="Name of contributors" ma:description="all individuals or institutions and partners involved in this data development" ma:format="Dropdown" ma:internalName="Nameofcontributors">
      <xsd:simpleType>
        <xsd:restriction base="dms:Text">
          <xsd:maxLength value="255"/>
        </xsd:restriction>
      </xsd:simpleType>
    </xsd:element>
    <xsd:element name="GeoLocations" ma:index="32" nillable="true" ma:displayName="Geo Locations" ma:description="countries- regions- areas of the initiative or for which this data belongs" ma:format="Dropdown" ma:internalName="GeoLocations">
      <xsd:simpleType>
        <xsd:restriction base="dms:Text">
          <xsd:maxLength value="255"/>
        </xsd:restriction>
      </xsd:simpleType>
    </xsd:element>
    <xsd:element name="FundingAgency" ma:index="33" nillable="true" ma:displayName="Funding Agency" ma:description="All donors are to be included" ma:format="Dropdown" ma:internalName="FundingAgency">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b0bf8-967c-42ee-9ea1-82fd62efc2da"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d74b0288-9b5b-43b1-a9b4-588da5a93039}" ma:internalName="TaxCatchAll" ma:showField="CatchAllData" ma:web="842b0bf8-967c-42ee-9ea1-82fd62efc2d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744340E-AAB5-4797-9629-FBCBD2D3191F}">
  <ds:schemaRefs>
    <ds:schemaRef ds:uri="http://schemas.microsoft.com/office/2006/metadata/properties"/>
    <ds:schemaRef ds:uri="http://schemas.microsoft.com/office/infopath/2007/PartnerControls"/>
    <ds:schemaRef ds:uri="842b0bf8-967c-42ee-9ea1-82fd62efc2da"/>
    <ds:schemaRef ds:uri="1a54aaa0-f646-41a7-b8bf-d804acf77584"/>
  </ds:schemaRefs>
</ds:datastoreItem>
</file>

<file path=customXml/itemProps2.xml><?xml version="1.0" encoding="utf-8"?>
<ds:datastoreItem xmlns:ds="http://schemas.openxmlformats.org/officeDocument/2006/customXml" ds:itemID="{FE9F7CDD-E303-48D9-BC8E-D1894A07422B}"/>
</file>

<file path=customXml/itemProps3.xml><?xml version="1.0" encoding="utf-8"?>
<ds:datastoreItem xmlns:ds="http://schemas.openxmlformats.org/officeDocument/2006/customXml" ds:itemID="{149CE895-120F-4467-B774-84C336C05108}">
  <ds:schemaRefs>
    <ds:schemaRef ds:uri="http://schemas.openxmlformats.org/officeDocument/2006/bibliography"/>
  </ds:schemaRefs>
</ds:datastoreItem>
</file>

<file path=customXml/itemProps4.xml><?xml version="1.0" encoding="utf-8"?>
<ds:datastoreItem xmlns:ds="http://schemas.openxmlformats.org/officeDocument/2006/customXml" ds:itemID="{6474E0CC-0F00-4D09-BFE1-4D1C525ABE6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Rapportsjabloon%20WCDI_UK_09-2024.dotm</Template>
  <TotalTime>10</TotalTime>
  <Pages>1</Pages>
  <Words>4927</Words>
  <Characters>28090</Characters>
  <Application>Microsoft Office Word</Application>
  <DocSecurity>4</DocSecurity>
  <Lines>234</Lines>
  <Paragraphs>65</Paragraphs>
  <ScaleCrop>false</ScaleCrop>
  <Company>Wageningen UR</Company>
  <LinksUpToDate>false</LinksUpToDate>
  <CharactersWithSpaces>32952</CharactersWithSpaces>
  <SharedDoc>false</SharedDoc>
  <HLinks>
    <vt:vector size="282" baseType="variant">
      <vt:variant>
        <vt:i4>7995445</vt:i4>
      </vt:variant>
      <vt:variant>
        <vt:i4>348</vt:i4>
      </vt:variant>
      <vt:variant>
        <vt:i4>0</vt:i4>
      </vt:variant>
      <vt:variant>
        <vt:i4>5</vt:i4>
      </vt:variant>
      <vt:variant>
        <vt:lpwstr>https://www.wur.nl/en/value-creation-cooperation/partnerships-collaborations/wdcc-2/research-data-management-wdcc/doing/research-data-documentation.htm</vt:lpwstr>
      </vt:variant>
      <vt:variant>
        <vt:lpwstr/>
      </vt:variant>
      <vt:variant>
        <vt:i4>327802</vt:i4>
      </vt:variant>
      <vt:variant>
        <vt:i4>345</vt:i4>
      </vt:variant>
      <vt:variant>
        <vt:i4>0</vt:i4>
      </vt:variant>
      <vt:variant>
        <vt:i4>5</vt:i4>
      </vt:variant>
      <vt:variant>
        <vt:lpwstr>https://wageningenur4-my.sharepoint.com/:b:/g/personal/arnab_gupta_wur_nl/EY4eFHVVvC9JoFZU7HgCvzgBWG6Ag6B_hUllM_cDxCC45A?e=YDzxQS</vt:lpwstr>
      </vt:variant>
      <vt:variant>
        <vt:lpwstr/>
      </vt:variant>
      <vt:variant>
        <vt:i4>1441838</vt:i4>
      </vt:variant>
      <vt:variant>
        <vt:i4>342</vt:i4>
      </vt:variant>
      <vt:variant>
        <vt:i4>0</vt:i4>
      </vt:variant>
      <vt:variant>
        <vt:i4>5</vt:i4>
      </vt:variant>
      <vt:variant>
        <vt:lpwstr/>
      </vt:variant>
      <vt:variant>
        <vt:lpwstr>_Appendix</vt:lpwstr>
      </vt:variant>
      <vt:variant>
        <vt:i4>1441838</vt:i4>
      </vt:variant>
      <vt:variant>
        <vt:i4>333</vt:i4>
      </vt:variant>
      <vt:variant>
        <vt:i4>0</vt:i4>
      </vt:variant>
      <vt:variant>
        <vt:i4>5</vt:i4>
      </vt:variant>
      <vt:variant>
        <vt:lpwstr/>
      </vt:variant>
      <vt:variant>
        <vt:lpwstr>_Appendix</vt:lpwstr>
      </vt:variant>
      <vt:variant>
        <vt:i4>2031677</vt:i4>
      </vt:variant>
      <vt:variant>
        <vt:i4>326</vt:i4>
      </vt:variant>
      <vt:variant>
        <vt:i4>0</vt:i4>
      </vt:variant>
      <vt:variant>
        <vt:i4>5</vt:i4>
      </vt:variant>
      <vt:variant>
        <vt:lpwstr/>
      </vt:variant>
      <vt:variant>
        <vt:lpwstr>_Toc183592672</vt:lpwstr>
      </vt:variant>
      <vt:variant>
        <vt:i4>2031677</vt:i4>
      </vt:variant>
      <vt:variant>
        <vt:i4>320</vt:i4>
      </vt:variant>
      <vt:variant>
        <vt:i4>0</vt:i4>
      </vt:variant>
      <vt:variant>
        <vt:i4>5</vt:i4>
      </vt:variant>
      <vt:variant>
        <vt:lpwstr/>
      </vt:variant>
      <vt:variant>
        <vt:lpwstr>_Toc183592671</vt:lpwstr>
      </vt:variant>
      <vt:variant>
        <vt:i4>2031677</vt:i4>
      </vt:variant>
      <vt:variant>
        <vt:i4>314</vt:i4>
      </vt:variant>
      <vt:variant>
        <vt:i4>0</vt:i4>
      </vt:variant>
      <vt:variant>
        <vt:i4>5</vt:i4>
      </vt:variant>
      <vt:variant>
        <vt:lpwstr/>
      </vt:variant>
      <vt:variant>
        <vt:lpwstr>_Toc183592670</vt:lpwstr>
      </vt:variant>
      <vt:variant>
        <vt:i4>1966141</vt:i4>
      </vt:variant>
      <vt:variant>
        <vt:i4>308</vt:i4>
      </vt:variant>
      <vt:variant>
        <vt:i4>0</vt:i4>
      </vt:variant>
      <vt:variant>
        <vt:i4>5</vt:i4>
      </vt:variant>
      <vt:variant>
        <vt:lpwstr/>
      </vt:variant>
      <vt:variant>
        <vt:lpwstr>_Toc183592669</vt:lpwstr>
      </vt:variant>
      <vt:variant>
        <vt:i4>1966141</vt:i4>
      </vt:variant>
      <vt:variant>
        <vt:i4>302</vt:i4>
      </vt:variant>
      <vt:variant>
        <vt:i4>0</vt:i4>
      </vt:variant>
      <vt:variant>
        <vt:i4>5</vt:i4>
      </vt:variant>
      <vt:variant>
        <vt:lpwstr/>
      </vt:variant>
      <vt:variant>
        <vt:lpwstr>_Toc183592668</vt:lpwstr>
      </vt:variant>
      <vt:variant>
        <vt:i4>1966141</vt:i4>
      </vt:variant>
      <vt:variant>
        <vt:i4>296</vt:i4>
      </vt:variant>
      <vt:variant>
        <vt:i4>0</vt:i4>
      </vt:variant>
      <vt:variant>
        <vt:i4>5</vt:i4>
      </vt:variant>
      <vt:variant>
        <vt:lpwstr/>
      </vt:variant>
      <vt:variant>
        <vt:lpwstr>_Toc183592667</vt:lpwstr>
      </vt:variant>
      <vt:variant>
        <vt:i4>1966141</vt:i4>
      </vt:variant>
      <vt:variant>
        <vt:i4>290</vt:i4>
      </vt:variant>
      <vt:variant>
        <vt:i4>0</vt:i4>
      </vt:variant>
      <vt:variant>
        <vt:i4>5</vt:i4>
      </vt:variant>
      <vt:variant>
        <vt:lpwstr/>
      </vt:variant>
      <vt:variant>
        <vt:lpwstr>_Toc183592666</vt:lpwstr>
      </vt:variant>
      <vt:variant>
        <vt:i4>1966141</vt:i4>
      </vt:variant>
      <vt:variant>
        <vt:i4>284</vt:i4>
      </vt:variant>
      <vt:variant>
        <vt:i4>0</vt:i4>
      </vt:variant>
      <vt:variant>
        <vt:i4>5</vt:i4>
      </vt:variant>
      <vt:variant>
        <vt:lpwstr/>
      </vt:variant>
      <vt:variant>
        <vt:lpwstr>_Toc183592665</vt:lpwstr>
      </vt:variant>
      <vt:variant>
        <vt:i4>1966141</vt:i4>
      </vt:variant>
      <vt:variant>
        <vt:i4>278</vt:i4>
      </vt:variant>
      <vt:variant>
        <vt:i4>0</vt:i4>
      </vt:variant>
      <vt:variant>
        <vt:i4>5</vt:i4>
      </vt:variant>
      <vt:variant>
        <vt:lpwstr/>
      </vt:variant>
      <vt:variant>
        <vt:lpwstr>_Toc183592664</vt:lpwstr>
      </vt:variant>
      <vt:variant>
        <vt:i4>1966141</vt:i4>
      </vt:variant>
      <vt:variant>
        <vt:i4>272</vt:i4>
      </vt:variant>
      <vt:variant>
        <vt:i4>0</vt:i4>
      </vt:variant>
      <vt:variant>
        <vt:i4>5</vt:i4>
      </vt:variant>
      <vt:variant>
        <vt:lpwstr/>
      </vt:variant>
      <vt:variant>
        <vt:lpwstr>_Toc183592663</vt:lpwstr>
      </vt:variant>
      <vt:variant>
        <vt:i4>1966141</vt:i4>
      </vt:variant>
      <vt:variant>
        <vt:i4>266</vt:i4>
      </vt:variant>
      <vt:variant>
        <vt:i4>0</vt:i4>
      </vt:variant>
      <vt:variant>
        <vt:i4>5</vt:i4>
      </vt:variant>
      <vt:variant>
        <vt:lpwstr/>
      </vt:variant>
      <vt:variant>
        <vt:lpwstr>_Toc183592662</vt:lpwstr>
      </vt:variant>
      <vt:variant>
        <vt:i4>1966141</vt:i4>
      </vt:variant>
      <vt:variant>
        <vt:i4>260</vt:i4>
      </vt:variant>
      <vt:variant>
        <vt:i4>0</vt:i4>
      </vt:variant>
      <vt:variant>
        <vt:i4>5</vt:i4>
      </vt:variant>
      <vt:variant>
        <vt:lpwstr/>
      </vt:variant>
      <vt:variant>
        <vt:lpwstr>_Toc183592661</vt:lpwstr>
      </vt:variant>
      <vt:variant>
        <vt:i4>1966141</vt:i4>
      </vt:variant>
      <vt:variant>
        <vt:i4>254</vt:i4>
      </vt:variant>
      <vt:variant>
        <vt:i4>0</vt:i4>
      </vt:variant>
      <vt:variant>
        <vt:i4>5</vt:i4>
      </vt:variant>
      <vt:variant>
        <vt:lpwstr/>
      </vt:variant>
      <vt:variant>
        <vt:lpwstr>_Toc183592660</vt:lpwstr>
      </vt:variant>
      <vt:variant>
        <vt:i4>1900605</vt:i4>
      </vt:variant>
      <vt:variant>
        <vt:i4>248</vt:i4>
      </vt:variant>
      <vt:variant>
        <vt:i4>0</vt:i4>
      </vt:variant>
      <vt:variant>
        <vt:i4>5</vt:i4>
      </vt:variant>
      <vt:variant>
        <vt:lpwstr/>
      </vt:variant>
      <vt:variant>
        <vt:lpwstr>_Toc183592659</vt:lpwstr>
      </vt:variant>
      <vt:variant>
        <vt:i4>1900605</vt:i4>
      </vt:variant>
      <vt:variant>
        <vt:i4>242</vt:i4>
      </vt:variant>
      <vt:variant>
        <vt:i4>0</vt:i4>
      </vt:variant>
      <vt:variant>
        <vt:i4>5</vt:i4>
      </vt:variant>
      <vt:variant>
        <vt:lpwstr/>
      </vt:variant>
      <vt:variant>
        <vt:lpwstr>_Toc183592658</vt:lpwstr>
      </vt:variant>
      <vt:variant>
        <vt:i4>1900605</vt:i4>
      </vt:variant>
      <vt:variant>
        <vt:i4>236</vt:i4>
      </vt:variant>
      <vt:variant>
        <vt:i4>0</vt:i4>
      </vt:variant>
      <vt:variant>
        <vt:i4>5</vt:i4>
      </vt:variant>
      <vt:variant>
        <vt:lpwstr/>
      </vt:variant>
      <vt:variant>
        <vt:lpwstr>_Toc183592657</vt:lpwstr>
      </vt:variant>
      <vt:variant>
        <vt:i4>1900605</vt:i4>
      </vt:variant>
      <vt:variant>
        <vt:i4>230</vt:i4>
      </vt:variant>
      <vt:variant>
        <vt:i4>0</vt:i4>
      </vt:variant>
      <vt:variant>
        <vt:i4>5</vt:i4>
      </vt:variant>
      <vt:variant>
        <vt:lpwstr/>
      </vt:variant>
      <vt:variant>
        <vt:lpwstr>_Toc183592656</vt:lpwstr>
      </vt:variant>
      <vt:variant>
        <vt:i4>1900605</vt:i4>
      </vt:variant>
      <vt:variant>
        <vt:i4>224</vt:i4>
      </vt:variant>
      <vt:variant>
        <vt:i4>0</vt:i4>
      </vt:variant>
      <vt:variant>
        <vt:i4>5</vt:i4>
      </vt:variant>
      <vt:variant>
        <vt:lpwstr/>
      </vt:variant>
      <vt:variant>
        <vt:lpwstr>_Toc183592655</vt:lpwstr>
      </vt:variant>
      <vt:variant>
        <vt:i4>1900605</vt:i4>
      </vt:variant>
      <vt:variant>
        <vt:i4>218</vt:i4>
      </vt:variant>
      <vt:variant>
        <vt:i4>0</vt:i4>
      </vt:variant>
      <vt:variant>
        <vt:i4>5</vt:i4>
      </vt:variant>
      <vt:variant>
        <vt:lpwstr/>
      </vt:variant>
      <vt:variant>
        <vt:lpwstr>_Toc183592654</vt:lpwstr>
      </vt:variant>
      <vt:variant>
        <vt:i4>1900605</vt:i4>
      </vt:variant>
      <vt:variant>
        <vt:i4>212</vt:i4>
      </vt:variant>
      <vt:variant>
        <vt:i4>0</vt:i4>
      </vt:variant>
      <vt:variant>
        <vt:i4>5</vt:i4>
      </vt:variant>
      <vt:variant>
        <vt:lpwstr/>
      </vt:variant>
      <vt:variant>
        <vt:lpwstr>_Toc183592653</vt:lpwstr>
      </vt:variant>
      <vt:variant>
        <vt:i4>1900605</vt:i4>
      </vt:variant>
      <vt:variant>
        <vt:i4>206</vt:i4>
      </vt:variant>
      <vt:variant>
        <vt:i4>0</vt:i4>
      </vt:variant>
      <vt:variant>
        <vt:i4>5</vt:i4>
      </vt:variant>
      <vt:variant>
        <vt:lpwstr/>
      </vt:variant>
      <vt:variant>
        <vt:lpwstr>_Toc183592652</vt:lpwstr>
      </vt:variant>
      <vt:variant>
        <vt:i4>1900605</vt:i4>
      </vt:variant>
      <vt:variant>
        <vt:i4>200</vt:i4>
      </vt:variant>
      <vt:variant>
        <vt:i4>0</vt:i4>
      </vt:variant>
      <vt:variant>
        <vt:i4>5</vt:i4>
      </vt:variant>
      <vt:variant>
        <vt:lpwstr/>
      </vt:variant>
      <vt:variant>
        <vt:lpwstr>_Toc183592651</vt:lpwstr>
      </vt:variant>
      <vt:variant>
        <vt:i4>1900605</vt:i4>
      </vt:variant>
      <vt:variant>
        <vt:i4>194</vt:i4>
      </vt:variant>
      <vt:variant>
        <vt:i4>0</vt:i4>
      </vt:variant>
      <vt:variant>
        <vt:i4>5</vt:i4>
      </vt:variant>
      <vt:variant>
        <vt:lpwstr/>
      </vt:variant>
      <vt:variant>
        <vt:lpwstr>_Toc183592650</vt:lpwstr>
      </vt:variant>
      <vt:variant>
        <vt:i4>1835069</vt:i4>
      </vt:variant>
      <vt:variant>
        <vt:i4>188</vt:i4>
      </vt:variant>
      <vt:variant>
        <vt:i4>0</vt:i4>
      </vt:variant>
      <vt:variant>
        <vt:i4>5</vt:i4>
      </vt:variant>
      <vt:variant>
        <vt:lpwstr/>
      </vt:variant>
      <vt:variant>
        <vt:lpwstr>_Toc183592649</vt:lpwstr>
      </vt:variant>
      <vt:variant>
        <vt:i4>1835069</vt:i4>
      </vt:variant>
      <vt:variant>
        <vt:i4>182</vt:i4>
      </vt:variant>
      <vt:variant>
        <vt:i4>0</vt:i4>
      </vt:variant>
      <vt:variant>
        <vt:i4>5</vt:i4>
      </vt:variant>
      <vt:variant>
        <vt:lpwstr/>
      </vt:variant>
      <vt:variant>
        <vt:lpwstr>_Toc183592648</vt:lpwstr>
      </vt:variant>
      <vt:variant>
        <vt:i4>1835069</vt:i4>
      </vt:variant>
      <vt:variant>
        <vt:i4>176</vt:i4>
      </vt:variant>
      <vt:variant>
        <vt:i4>0</vt:i4>
      </vt:variant>
      <vt:variant>
        <vt:i4>5</vt:i4>
      </vt:variant>
      <vt:variant>
        <vt:lpwstr/>
      </vt:variant>
      <vt:variant>
        <vt:lpwstr>_Toc183592647</vt:lpwstr>
      </vt:variant>
      <vt:variant>
        <vt:i4>1835069</vt:i4>
      </vt:variant>
      <vt:variant>
        <vt:i4>170</vt:i4>
      </vt:variant>
      <vt:variant>
        <vt:i4>0</vt:i4>
      </vt:variant>
      <vt:variant>
        <vt:i4>5</vt:i4>
      </vt:variant>
      <vt:variant>
        <vt:lpwstr/>
      </vt:variant>
      <vt:variant>
        <vt:lpwstr>_Toc183592646</vt:lpwstr>
      </vt:variant>
      <vt:variant>
        <vt:i4>1835069</vt:i4>
      </vt:variant>
      <vt:variant>
        <vt:i4>164</vt:i4>
      </vt:variant>
      <vt:variant>
        <vt:i4>0</vt:i4>
      </vt:variant>
      <vt:variant>
        <vt:i4>5</vt:i4>
      </vt:variant>
      <vt:variant>
        <vt:lpwstr/>
      </vt:variant>
      <vt:variant>
        <vt:lpwstr>_Toc183592645</vt:lpwstr>
      </vt:variant>
      <vt:variant>
        <vt:i4>1835069</vt:i4>
      </vt:variant>
      <vt:variant>
        <vt:i4>158</vt:i4>
      </vt:variant>
      <vt:variant>
        <vt:i4>0</vt:i4>
      </vt:variant>
      <vt:variant>
        <vt:i4>5</vt:i4>
      </vt:variant>
      <vt:variant>
        <vt:lpwstr/>
      </vt:variant>
      <vt:variant>
        <vt:lpwstr>_Toc183592644</vt:lpwstr>
      </vt:variant>
      <vt:variant>
        <vt:i4>1835069</vt:i4>
      </vt:variant>
      <vt:variant>
        <vt:i4>152</vt:i4>
      </vt:variant>
      <vt:variant>
        <vt:i4>0</vt:i4>
      </vt:variant>
      <vt:variant>
        <vt:i4>5</vt:i4>
      </vt:variant>
      <vt:variant>
        <vt:lpwstr/>
      </vt:variant>
      <vt:variant>
        <vt:lpwstr>_Toc183592643</vt:lpwstr>
      </vt:variant>
      <vt:variant>
        <vt:i4>1835069</vt:i4>
      </vt:variant>
      <vt:variant>
        <vt:i4>146</vt:i4>
      </vt:variant>
      <vt:variant>
        <vt:i4>0</vt:i4>
      </vt:variant>
      <vt:variant>
        <vt:i4>5</vt:i4>
      </vt:variant>
      <vt:variant>
        <vt:lpwstr/>
      </vt:variant>
      <vt:variant>
        <vt:lpwstr>_Toc183592642</vt:lpwstr>
      </vt:variant>
      <vt:variant>
        <vt:i4>1835069</vt:i4>
      </vt:variant>
      <vt:variant>
        <vt:i4>140</vt:i4>
      </vt:variant>
      <vt:variant>
        <vt:i4>0</vt:i4>
      </vt:variant>
      <vt:variant>
        <vt:i4>5</vt:i4>
      </vt:variant>
      <vt:variant>
        <vt:lpwstr/>
      </vt:variant>
      <vt:variant>
        <vt:lpwstr>_Toc183592641</vt:lpwstr>
      </vt:variant>
      <vt:variant>
        <vt:i4>1835069</vt:i4>
      </vt:variant>
      <vt:variant>
        <vt:i4>134</vt:i4>
      </vt:variant>
      <vt:variant>
        <vt:i4>0</vt:i4>
      </vt:variant>
      <vt:variant>
        <vt:i4>5</vt:i4>
      </vt:variant>
      <vt:variant>
        <vt:lpwstr/>
      </vt:variant>
      <vt:variant>
        <vt:lpwstr>_Toc183592640</vt:lpwstr>
      </vt:variant>
      <vt:variant>
        <vt:i4>1769533</vt:i4>
      </vt:variant>
      <vt:variant>
        <vt:i4>128</vt:i4>
      </vt:variant>
      <vt:variant>
        <vt:i4>0</vt:i4>
      </vt:variant>
      <vt:variant>
        <vt:i4>5</vt:i4>
      </vt:variant>
      <vt:variant>
        <vt:lpwstr/>
      </vt:variant>
      <vt:variant>
        <vt:lpwstr>_Toc183592639</vt:lpwstr>
      </vt:variant>
      <vt:variant>
        <vt:i4>1769533</vt:i4>
      </vt:variant>
      <vt:variant>
        <vt:i4>122</vt:i4>
      </vt:variant>
      <vt:variant>
        <vt:i4>0</vt:i4>
      </vt:variant>
      <vt:variant>
        <vt:i4>5</vt:i4>
      </vt:variant>
      <vt:variant>
        <vt:lpwstr/>
      </vt:variant>
      <vt:variant>
        <vt:lpwstr>_Toc183592638</vt:lpwstr>
      </vt:variant>
      <vt:variant>
        <vt:i4>1769533</vt:i4>
      </vt:variant>
      <vt:variant>
        <vt:i4>116</vt:i4>
      </vt:variant>
      <vt:variant>
        <vt:i4>0</vt:i4>
      </vt:variant>
      <vt:variant>
        <vt:i4>5</vt:i4>
      </vt:variant>
      <vt:variant>
        <vt:lpwstr/>
      </vt:variant>
      <vt:variant>
        <vt:lpwstr>_Toc183592637</vt:lpwstr>
      </vt:variant>
      <vt:variant>
        <vt:i4>1769533</vt:i4>
      </vt:variant>
      <vt:variant>
        <vt:i4>110</vt:i4>
      </vt:variant>
      <vt:variant>
        <vt:i4>0</vt:i4>
      </vt:variant>
      <vt:variant>
        <vt:i4>5</vt:i4>
      </vt:variant>
      <vt:variant>
        <vt:lpwstr/>
      </vt:variant>
      <vt:variant>
        <vt:lpwstr>_Toc183592636</vt:lpwstr>
      </vt:variant>
      <vt:variant>
        <vt:i4>1769533</vt:i4>
      </vt:variant>
      <vt:variant>
        <vt:i4>104</vt:i4>
      </vt:variant>
      <vt:variant>
        <vt:i4>0</vt:i4>
      </vt:variant>
      <vt:variant>
        <vt:i4>5</vt:i4>
      </vt:variant>
      <vt:variant>
        <vt:lpwstr/>
      </vt:variant>
      <vt:variant>
        <vt:lpwstr>_Toc183592635</vt:lpwstr>
      </vt:variant>
      <vt:variant>
        <vt:i4>7209069</vt:i4>
      </vt:variant>
      <vt:variant>
        <vt:i4>9</vt:i4>
      </vt:variant>
      <vt:variant>
        <vt:i4>0</vt:i4>
      </vt:variant>
      <vt:variant>
        <vt:i4>5</vt:i4>
      </vt:variant>
      <vt:variant>
        <vt:lpwstr>http://www.wur.eu/wcdi</vt:lpwstr>
      </vt:variant>
      <vt:variant>
        <vt:lpwstr/>
      </vt:variant>
      <vt:variant>
        <vt:i4>5242922</vt:i4>
      </vt:variant>
      <vt:variant>
        <vt:i4>6</vt:i4>
      </vt:variant>
      <vt:variant>
        <vt:i4>0</vt:i4>
      </vt:variant>
      <vt:variant>
        <vt:i4>5</vt:i4>
      </vt:variant>
      <vt:variant>
        <vt:lpwstr>mailto:info.cdi@wur.nl</vt:lpwstr>
      </vt:variant>
      <vt:variant>
        <vt:lpwstr/>
      </vt:variant>
      <vt:variant>
        <vt:i4>7209069</vt:i4>
      </vt:variant>
      <vt:variant>
        <vt:i4>3</vt:i4>
      </vt:variant>
      <vt:variant>
        <vt:i4>0</vt:i4>
      </vt:variant>
      <vt:variant>
        <vt:i4>5</vt:i4>
      </vt:variant>
      <vt:variant>
        <vt:lpwstr>http://www.wur.eu/wcdi</vt:lpwstr>
      </vt:variant>
      <vt:variant>
        <vt:lpwstr/>
      </vt:variant>
      <vt:variant>
        <vt:i4>7405690</vt:i4>
      </vt:variant>
      <vt:variant>
        <vt:i4>0</vt:i4>
      </vt:variant>
      <vt:variant>
        <vt:i4>0</vt:i4>
      </vt:variant>
      <vt:variant>
        <vt:i4>5</vt:i4>
      </vt:variant>
      <vt:variant>
        <vt:lpwstr>https://doi.org/10.18174/xxxxxx</vt:lpwstr>
      </vt:variant>
      <vt:variant>
        <vt:lpwstr/>
      </vt:variant>
      <vt:variant>
        <vt:i4>7209069</vt:i4>
      </vt:variant>
      <vt:variant>
        <vt:i4>3</vt:i4>
      </vt:variant>
      <vt:variant>
        <vt:i4>0</vt:i4>
      </vt:variant>
      <vt:variant>
        <vt:i4>5</vt:i4>
      </vt:variant>
      <vt:variant>
        <vt:lpwstr>http://www.wur.eu/wcdi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Rapportsjabloon WCDI_UK</dc:title>
  <dc:subject/>
  <dc:creator>Gupta, Arnab</dc:creator>
  <cp:keywords/>
  <cp:lastModifiedBy>Cucchi, Carlo</cp:lastModifiedBy>
  <cp:revision>71</cp:revision>
  <cp:lastPrinted>2021-11-12T03:59:00Z</cp:lastPrinted>
  <dcterms:created xsi:type="dcterms:W3CDTF">2024-11-26T17:17:00Z</dcterms:created>
  <dcterms:modified xsi:type="dcterms:W3CDTF">2024-12-04T07:32:00Z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DoNotCheck">
    <vt:lpwstr>41333,663275463</vt:lpwstr>
  </property>
  <property fmtid="{D5CDD505-2E9C-101B-9397-08002B2CF9AE}" pid="3" name="ContentTypeId">
    <vt:lpwstr>0x010100D9610C70D0E6064F9062A0404BA40F03</vt:lpwstr>
  </property>
  <property fmtid="{D5CDD505-2E9C-101B-9397-08002B2CF9AE}" pid="4" name="MediaServiceImageTags">
    <vt:lpwstr/>
  </property>
</Properties>
</file>